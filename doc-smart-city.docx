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EEDF7" w14:textId="610285B0" w:rsidR="00A80FCF" w:rsidRDefault="00A80FCF" w:rsidP="00A80FCF">
      <w:pPr>
        <w:pStyle w:val="CabealhoInstituioi"/>
      </w:pPr>
      <w:r>
        <w:t>Associação paranaense de cultura</w:t>
      </w:r>
    </w:p>
    <w:p w14:paraId="33DC1F8E" w14:textId="77777777" w:rsidR="00A80FCF" w:rsidRDefault="00A80FCF" w:rsidP="00A80FCF">
      <w:pPr>
        <w:pStyle w:val="CabealhoInstituioi"/>
      </w:pPr>
      <w:r>
        <w:t>Centro de educação profissional irmão mário cristóvão</w:t>
      </w:r>
    </w:p>
    <w:p w14:paraId="1EB369F9" w14:textId="270EEF4C" w:rsidR="00A80FCF" w:rsidRDefault="00A80FCF" w:rsidP="00A80FCF">
      <w:pPr>
        <w:pStyle w:val="CabealhoInstituioi"/>
      </w:pPr>
      <w:r>
        <w:t xml:space="preserve">Curso </w:t>
      </w:r>
      <w:r w:rsidR="00EF65F1">
        <w:t>ENGENHARIA DE SOFTWARE</w:t>
      </w:r>
    </w:p>
    <w:p w14:paraId="63F531B3" w14:textId="47FCB6C4" w:rsidR="00A80FCF" w:rsidRDefault="00A80FCF" w:rsidP="00A80FCF">
      <w:pPr>
        <w:pStyle w:val="TituloTrabalho"/>
      </w:pPr>
      <w:r>
        <w:t>SISTEMA DE METEOROLOGIA</w:t>
      </w:r>
    </w:p>
    <w:p w14:paraId="50807B5D" w14:textId="77777777" w:rsidR="00A80FCF" w:rsidRDefault="00A80FCF" w:rsidP="00A80FCF">
      <w:pPr>
        <w:pStyle w:val="CabealhoInstituioi"/>
      </w:pPr>
      <w:r>
        <w:t>Curitiba</w:t>
      </w:r>
    </w:p>
    <w:p w14:paraId="2DDE0B5E" w14:textId="1D4047B1" w:rsidR="00704A1A" w:rsidRDefault="00EF65F1" w:rsidP="00704A1A">
      <w:pPr>
        <w:pStyle w:val="CabealhoInstituioi"/>
      </w:pPr>
      <w:bookmarkStart w:id="0" w:name="_Hlk38450266"/>
      <w:r>
        <w:t>JUNHO/2024</w:t>
      </w:r>
    </w:p>
    <w:bookmarkEnd w:id="0"/>
    <w:p w14:paraId="5834799C" w14:textId="4CD45DD7" w:rsidR="00704A1A" w:rsidRDefault="00704A1A">
      <w:pPr>
        <w:spacing w:after="160" w:line="259" w:lineRule="auto"/>
        <w:ind w:left="0" w:right="0" w:firstLine="0"/>
        <w:jc w:val="left"/>
        <w:rPr>
          <w:rFonts w:eastAsia="Times New Roman"/>
          <w:b/>
          <w:caps/>
          <w:color w:val="auto"/>
          <w:kern w:val="0"/>
          <w:szCs w:val="24"/>
          <w14:ligatures w14:val="none"/>
        </w:rPr>
      </w:pPr>
      <w:r>
        <w:br w:type="page"/>
      </w:r>
    </w:p>
    <w:p w14:paraId="643BE48A" w14:textId="77777777" w:rsidR="00E52104" w:rsidRDefault="00E52104" w:rsidP="00704A1A">
      <w:pPr>
        <w:pStyle w:val="CabealhoInstituioi"/>
      </w:pPr>
      <w:r w:rsidRPr="00E52104">
        <w:lastRenderedPageBreak/>
        <w:t>Delvity Taverni Chevonica</w:t>
      </w:r>
    </w:p>
    <w:p w14:paraId="7C2EE686" w14:textId="6D43FC88" w:rsidR="00704A1A" w:rsidRDefault="00E52104" w:rsidP="00704A1A">
      <w:pPr>
        <w:pStyle w:val="CabealhoInstituioi"/>
      </w:pPr>
      <w:r>
        <w:t>FELIPE NATHAN mendes brito</w:t>
      </w:r>
    </w:p>
    <w:p w14:paraId="2E4EA38F" w14:textId="6E3CE48F" w:rsidR="00704A1A" w:rsidRDefault="00E52104" w:rsidP="00704A1A">
      <w:pPr>
        <w:pStyle w:val="CabealhoInstituioi"/>
      </w:pPr>
      <w:r>
        <w:t>VINÍCIUS de oliveira garcia</w:t>
      </w:r>
    </w:p>
    <w:p w14:paraId="19E5689D" w14:textId="76DD587C" w:rsidR="00704A1A" w:rsidRDefault="00704A1A" w:rsidP="00704A1A">
      <w:pPr>
        <w:pStyle w:val="CabealhoInstituioi"/>
      </w:pPr>
      <w:r>
        <w:t>mateus zanettin</w:t>
      </w:r>
      <w:r w:rsidR="00054663">
        <w:t xml:space="preserve"> DALL’ AGNOL</w:t>
      </w:r>
    </w:p>
    <w:p w14:paraId="10EB0357" w14:textId="093A2EB7" w:rsidR="00704A1A" w:rsidRDefault="00704A1A" w:rsidP="00704A1A">
      <w:pPr>
        <w:pStyle w:val="CabealhoInstituioi"/>
      </w:pPr>
      <w:r>
        <w:t xml:space="preserve">MATHEUS </w:t>
      </w:r>
      <w:r w:rsidR="00EF65F1">
        <w:t>SILVA DA SILVA</w:t>
      </w:r>
    </w:p>
    <w:p w14:paraId="22EBCBD7" w14:textId="37FA8282" w:rsidR="00704A1A" w:rsidRDefault="00704A1A" w:rsidP="00704A1A">
      <w:pPr>
        <w:pStyle w:val="Titulofolhaderosto"/>
        <w:tabs>
          <w:tab w:val="center" w:pos="4535"/>
          <w:tab w:val="left" w:pos="6700"/>
        </w:tabs>
        <w:spacing w:before="5200"/>
        <w:jc w:val="left"/>
      </w:pPr>
      <w:r>
        <w:tab/>
        <w:t>SISTEMA DE METEOROLOGIA</w:t>
      </w:r>
      <w:r>
        <w:tab/>
      </w:r>
    </w:p>
    <w:p w14:paraId="4AF7C987" w14:textId="46391612" w:rsidR="00704A1A" w:rsidRDefault="00704A1A" w:rsidP="00704A1A">
      <w:pPr>
        <w:pStyle w:val="AlneaFolhadeRosto"/>
      </w:pPr>
      <w:r>
        <w:t>Trabalho de</w:t>
      </w:r>
      <w:r w:rsidR="008C1441">
        <w:t xml:space="preserve"> TDE </w:t>
      </w:r>
      <w:r>
        <w:t xml:space="preserve">apresentado ao Curso </w:t>
      </w:r>
      <w:r w:rsidR="00E52104">
        <w:t>Engenharia de Software</w:t>
      </w:r>
      <w:r>
        <w:t xml:space="preserve"> do Centro Educação Profissional Irmão Mário Cristóvão vinculado à Associação Paranaense de Cultura</w:t>
      </w:r>
    </w:p>
    <w:p w14:paraId="1EFB1264" w14:textId="1E191B13" w:rsidR="00704A1A" w:rsidRDefault="21676B22" w:rsidP="00704A1A">
      <w:pPr>
        <w:pStyle w:val="Co-orientador"/>
      </w:pPr>
      <w:r>
        <w:t xml:space="preserve">Orientadores: </w:t>
      </w:r>
      <w:bookmarkStart w:id="1" w:name="_Hlk169344917"/>
      <w:r w:rsidR="00E52104">
        <w:t xml:space="preserve">Marcelo do Carmo Camargo </w:t>
      </w:r>
      <w:proofErr w:type="spellStart"/>
      <w:r w:rsidR="00E52104">
        <w:t>Gaiotto</w:t>
      </w:r>
      <w:proofErr w:type="spellEnd"/>
      <w:r w:rsidR="00E52104">
        <w:t xml:space="preserve"> </w:t>
      </w:r>
      <w:bookmarkEnd w:id="1"/>
      <w:r w:rsidR="00704A1A">
        <w:br/>
      </w:r>
    </w:p>
    <w:p w14:paraId="20FD51B5" w14:textId="77777777" w:rsidR="00704A1A" w:rsidRDefault="00704A1A" w:rsidP="00704A1A">
      <w:pPr>
        <w:pStyle w:val="CabealhoInstituioi"/>
      </w:pPr>
      <w:r>
        <w:t>Curitiba</w:t>
      </w:r>
    </w:p>
    <w:p w14:paraId="0A20DC86" w14:textId="40C47A49" w:rsidR="00704A1A" w:rsidRDefault="00E52104" w:rsidP="00704A1A">
      <w:pPr>
        <w:pStyle w:val="CabealhoInstituioi"/>
        <w:sectPr w:rsidR="00704A1A" w:rsidSect="00704A1A">
          <w:headerReference w:type="even" r:id="rId8"/>
          <w:pgSz w:w="11906" w:h="16838" w:code="9"/>
          <w:pgMar w:top="1418" w:right="1134" w:bottom="1531" w:left="1701" w:header="709" w:footer="709" w:gutter="0"/>
          <w:cols w:space="708"/>
          <w:docGrid w:linePitch="360"/>
        </w:sectPr>
      </w:pPr>
      <w:r>
        <w:t>junho/2024</w:t>
      </w:r>
    </w:p>
    <w:p w14:paraId="467AE792" w14:textId="77777777" w:rsidR="00E52104" w:rsidRDefault="00E52104" w:rsidP="00E52104">
      <w:pPr>
        <w:pStyle w:val="CabealhoInstituioi"/>
      </w:pPr>
      <w:r w:rsidRPr="00E52104">
        <w:lastRenderedPageBreak/>
        <w:t>Delvity Taverni Chevonica</w:t>
      </w:r>
    </w:p>
    <w:p w14:paraId="7412B41D" w14:textId="77777777" w:rsidR="00E52104" w:rsidRDefault="00E52104" w:rsidP="00E52104">
      <w:pPr>
        <w:pStyle w:val="CabealhoInstituioi"/>
      </w:pPr>
      <w:r>
        <w:t>FELIPE NATHAN mendes brito</w:t>
      </w:r>
    </w:p>
    <w:p w14:paraId="3D117EC3" w14:textId="77777777" w:rsidR="00E52104" w:rsidRDefault="00E52104" w:rsidP="00E52104">
      <w:pPr>
        <w:pStyle w:val="CabealhoInstituioi"/>
      </w:pPr>
      <w:r>
        <w:t>mateus zanettin DALL’ AGNOL</w:t>
      </w:r>
    </w:p>
    <w:p w14:paraId="67E394BB" w14:textId="77777777" w:rsidR="004103FC" w:rsidRDefault="00E52104" w:rsidP="004103FC">
      <w:pPr>
        <w:pStyle w:val="CabealhoInstituioi"/>
      </w:pPr>
      <w:r>
        <w:t>MATHEUS SILVA DA SILVA</w:t>
      </w:r>
      <w:r w:rsidR="004103FC" w:rsidRPr="004103FC">
        <w:t xml:space="preserve"> </w:t>
      </w:r>
    </w:p>
    <w:p w14:paraId="0BB42A60" w14:textId="53867281" w:rsidR="004103FC" w:rsidRDefault="004103FC" w:rsidP="004103FC">
      <w:pPr>
        <w:pStyle w:val="CabealhoInstituioi"/>
      </w:pPr>
      <w:r>
        <w:t>VINÍCIUS de oliveira garcia</w:t>
      </w:r>
    </w:p>
    <w:p w14:paraId="6338C785" w14:textId="19CA5236" w:rsidR="00E52104" w:rsidRDefault="00E52104" w:rsidP="00E52104">
      <w:pPr>
        <w:pStyle w:val="CabealhoInstituioi"/>
      </w:pPr>
    </w:p>
    <w:p w14:paraId="300401D2" w14:textId="792B5933" w:rsidR="00965EFF" w:rsidRDefault="00965EFF" w:rsidP="00965EFF">
      <w:pPr>
        <w:pStyle w:val="CabealhoFolhadeAprovao"/>
      </w:pPr>
      <w:r>
        <w:t>SISTEMA DE METEOROLOGIA</w:t>
      </w:r>
    </w:p>
    <w:p w14:paraId="24C6A47E" w14:textId="22B7F2B6" w:rsidR="00965EFF" w:rsidRDefault="00965EFF" w:rsidP="00965EFF">
      <w:pPr>
        <w:pStyle w:val="AlneaFolhadeRosto"/>
      </w:pPr>
      <w:r>
        <w:t xml:space="preserve">Trabalho de </w:t>
      </w:r>
      <w:r w:rsidR="008C1441">
        <w:t xml:space="preserve">TDE </w:t>
      </w:r>
      <w:r>
        <w:t>apresentado ao Curso</w:t>
      </w:r>
      <w:r w:rsidR="00E52104">
        <w:t xml:space="preserve"> Engenharia de Software</w:t>
      </w:r>
      <w:r>
        <w:t xml:space="preserve"> do Centro Educação Profissional Irmão Mário Cristóvão.</w:t>
      </w:r>
    </w:p>
    <w:p w14:paraId="73A12906" w14:textId="77777777" w:rsidR="00965EFF" w:rsidRDefault="00965EFF" w:rsidP="00965EFF">
      <w:pPr>
        <w:pStyle w:val="Orientador"/>
      </w:pPr>
      <w:r>
        <w:t>Comissão Examinadora</w:t>
      </w:r>
    </w:p>
    <w:p w14:paraId="08AFAE50" w14:textId="77777777" w:rsidR="00965EFF" w:rsidRDefault="00965EFF" w:rsidP="00965EFF">
      <w:pPr>
        <w:pStyle w:val="Linha"/>
      </w:pPr>
      <w:r>
        <w:t>_________________________________</w:t>
      </w:r>
    </w:p>
    <w:p w14:paraId="56BEF287" w14:textId="56DC002B" w:rsidR="00965EFF" w:rsidRDefault="00965EFF" w:rsidP="00965EFF">
      <w:pPr>
        <w:pStyle w:val="ProfAprovao"/>
      </w:pPr>
      <w:r>
        <w:t xml:space="preserve">Prof. </w:t>
      </w:r>
      <w:r w:rsidR="00E52104">
        <w:t xml:space="preserve">Marcelo do Carmo Camargo </w:t>
      </w:r>
      <w:proofErr w:type="spellStart"/>
      <w:r w:rsidR="00E52104">
        <w:t>Gaiotto</w:t>
      </w:r>
      <w:proofErr w:type="spellEnd"/>
    </w:p>
    <w:p w14:paraId="766AF91C" w14:textId="4CB7373B" w:rsidR="00965EFF" w:rsidRDefault="00965EFF" w:rsidP="00965EFF">
      <w:pPr>
        <w:pStyle w:val="ProfAprovao"/>
      </w:pPr>
      <w:r>
        <w:t>Centro de Educação</w:t>
      </w:r>
    </w:p>
    <w:p w14:paraId="2BCEBF28" w14:textId="76B4F394" w:rsidR="00D24C88" w:rsidRDefault="00D24C88" w:rsidP="00E52104">
      <w:pPr>
        <w:pStyle w:val="Linha"/>
      </w:pPr>
    </w:p>
    <w:p w14:paraId="00E39FBC" w14:textId="77777777" w:rsidR="00965EFF" w:rsidRDefault="00965EFF" w:rsidP="00965EFF">
      <w:pPr>
        <w:pStyle w:val="ProfAprovao"/>
      </w:pPr>
    </w:p>
    <w:p w14:paraId="3773ACD0" w14:textId="1DC1FC01" w:rsidR="00965EFF" w:rsidRDefault="00965EFF" w:rsidP="00054663">
      <w:pPr>
        <w:pStyle w:val="Linha"/>
        <w:ind w:left="0"/>
      </w:pPr>
    </w:p>
    <w:p w14:paraId="183FE111" w14:textId="01215B8E" w:rsidR="00965EFF" w:rsidRDefault="00965EFF" w:rsidP="00D24C88">
      <w:pPr>
        <w:pStyle w:val="Linha"/>
        <w:ind w:left="0"/>
      </w:pPr>
    </w:p>
    <w:p w14:paraId="65AA02CB" w14:textId="12C2164B" w:rsidR="00965EFF" w:rsidRDefault="00965EFF" w:rsidP="00965EFF">
      <w:pPr>
        <w:pStyle w:val="ProfAprovao"/>
      </w:pPr>
    </w:p>
    <w:p w14:paraId="463A19BC" w14:textId="1D9423BB" w:rsidR="00965EFF" w:rsidRDefault="00965EFF" w:rsidP="00965EFF">
      <w:pPr>
        <w:pStyle w:val="ProfAprovao"/>
        <w:rPr>
          <w:szCs w:val="16"/>
        </w:rPr>
      </w:pPr>
    </w:p>
    <w:p w14:paraId="3CF73FD6" w14:textId="5DB166A7" w:rsidR="00F95C33" w:rsidRDefault="00965EFF" w:rsidP="00965EFF">
      <w:pPr>
        <w:pStyle w:val="DataFolhadeAprovao"/>
        <w:sectPr w:rsidR="00F95C33" w:rsidSect="009A2ED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4" w:h="16838"/>
          <w:pgMar w:top="1701" w:right="1134" w:bottom="1134" w:left="1701" w:header="1134" w:footer="720" w:gutter="0"/>
          <w:pgNumType w:fmt="upperRoman" w:start="1"/>
          <w:cols w:space="720"/>
          <w:titlePg/>
          <w:docGrid w:linePitch="326"/>
        </w:sectPr>
      </w:pPr>
      <w:r>
        <w:rPr>
          <w:szCs w:val="16"/>
        </w:rPr>
        <w:t xml:space="preserve">Curitiba, </w:t>
      </w:r>
      <w:r w:rsidR="00E52104">
        <w:rPr>
          <w:szCs w:val="16"/>
        </w:rPr>
        <w:t>16</w:t>
      </w:r>
      <w:r>
        <w:rPr>
          <w:szCs w:val="16"/>
        </w:rPr>
        <w:t xml:space="preserve"> de</w:t>
      </w:r>
      <w:r w:rsidR="00E52104">
        <w:rPr>
          <w:szCs w:val="16"/>
        </w:rPr>
        <w:t xml:space="preserve"> </w:t>
      </w:r>
      <w:proofErr w:type="gramStart"/>
      <w:r w:rsidR="00E52104">
        <w:rPr>
          <w:szCs w:val="16"/>
        </w:rPr>
        <w:t>Junho</w:t>
      </w:r>
      <w:proofErr w:type="gramEnd"/>
      <w:r>
        <w:rPr>
          <w:szCs w:val="16"/>
        </w:rPr>
        <w:t xml:space="preserve"> de 202</w:t>
      </w:r>
      <w:r w:rsidR="00E52104">
        <w:rPr>
          <w:szCs w:val="16"/>
        </w:rPr>
        <w:t>4</w:t>
      </w:r>
    </w:p>
    <w:p w14:paraId="7458D792" w14:textId="77777777" w:rsidR="00F95C33" w:rsidRDefault="00EA08A9">
      <w:pPr>
        <w:pStyle w:val="Ttulo1"/>
        <w:numPr>
          <w:ilvl w:val="0"/>
          <w:numId w:val="0"/>
        </w:numPr>
        <w:ind w:left="136" w:right="134"/>
      </w:pPr>
      <w:bookmarkStart w:id="2" w:name="_Toc143388778"/>
      <w:r>
        <w:lastRenderedPageBreak/>
        <w:t>AGRADECIMENTO</w:t>
      </w:r>
      <w:bookmarkEnd w:id="2"/>
      <w:r>
        <w:t xml:space="preserve"> </w:t>
      </w:r>
    </w:p>
    <w:p w14:paraId="0F52EC49" w14:textId="77777777" w:rsidR="00F95C33" w:rsidRDefault="00EA08A9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B3F63E3" w14:textId="77777777" w:rsidR="00F95C33" w:rsidRDefault="00EA08A9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38004AD" w14:textId="1286580E" w:rsidR="002A46F3" w:rsidRDefault="002A46F3" w:rsidP="00D839A5">
      <w:pPr>
        <w:keepNext/>
        <w:spacing w:before="120" w:after="120" w:line="360" w:lineRule="auto"/>
        <w:ind w:left="0" w:right="0" w:firstLine="851"/>
      </w:pPr>
      <w:r>
        <w:t>Neste momento, em um sentimento profundo de gratidão, desejamos expressar nossos sinceros agradecimentos a Deus por nos conceder a oportunidade ímpar de servir e auxiliar aqueles que necessitam de nosso conhecimento e habilidades.</w:t>
      </w:r>
    </w:p>
    <w:p w14:paraId="2652180B" w14:textId="7C09E0C5" w:rsidR="002A46F3" w:rsidRDefault="002A46F3" w:rsidP="00D839A5">
      <w:pPr>
        <w:keepNext/>
        <w:spacing w:before="120" w:after="120" w:line="360" w:lineRule="auto"/>
        <w:ind w:left="0" w:right="0" w:firstLine="851"/>
      </w:pPr>
      <w:r>
        <w:t>Além disso, queremos estender nossos agradecimentos a todos os envolvidos que tornaram possível a concretização deste trabalho significativo. Nesse gesto de reconhecimento, não podemos deixar de mencionar nossos queridos familiares e amigos, cujo apoio incondicional nos acompanhou nos momentos de maior tensão, proporcionando-nos força e alento.</w:t>
      </w:r>
    </w:p>
    <w:p w14:paraId="303E6100" w14:textId="43DBA36A" w:rsidR="002A46F3" w:rsidRDefault="002A46F3" w:rsidP="00D839A5">
      <w:pPr>
        <w:keepNext/>
        <w:spacing w:before="120" w:after="120" w:line="360" w:lineRule="auto"/>
        <w:ind w:left="0" w:right="0" w:firstLine="851"/>
      </w:pPr>
      <w:r>
        <w:t>Igualmente, expressamos nossa gratidão a todos os colegas do estimado Curso</w:t>
      </w:r>
      <w:r w:rsidR="00E52104">
        <w:t xml:space="preserve"> Engenharia de Software</w:t>
      </w:r>
      <w:r>
        <w:t>, cuja colaboração e parceria foram essenciais para a construção de uma jornada enriquecedora.</w:t>
      </w:r>
    </w:p>
    <w:p w14:paraId="256E3EBA" w14:textId="6CC9A40A" w:rsidR="002A46F3" w:rsidRDefault="002A46F3" w:rsidP="00D839A5">
      <w:pPr>
        <w:keepNext/>
        <w:spacing w:before="120" w:after="120" w:line="360" w:lineRule="auto"/>
        <w:ind w:left="0" w:right="0" w:firstLine="851"/>
      </w:pPr>
      <w:r>
        <w:t xml:space="preserve">E, com imensa gratidão, reconhecemos a dedicação e orientação do nosso respeitado orientador, o senhor </w:t>
      </w:r>
      <w:r w:rsidR="00DA21E0" w:rsidRPr="00DA21E0">
        <w:t xml:space="preserve">Marcelo do Carmo Camargo </w:t>
      </w:r>
      <w:proofErr w:type="spellStart"/>
      <w:r w:rsidR="00DA21E0" w:rsidRPr="00DA21E0">
        <w:t>Gaiotto</w:t>
      </w:r>
      <w:proofErr w:type="spellEnd"/>
      <w:r>
        <w:t>. Sua sabedoria, paciência e comprometimento foram pilares fundamentais no desenvolvimento deste trabalho.</w:t>
      </w:r>
    </w:p>
    <w:p w14:paraId="0AA493FF" w14:textId="7832128D" w:rsidR="002A46F3" w:rsidRDefault="002A46F3" w:rsidP="00D839A5">
      <w:pPr>
        <w:keepNext/>
        <w:spacing w:before="120" w:after="120" w:line="360" w:lineRule="auto"/>
        <w:ind w:left="0" w:right="0" w:firstLine="851"/>
      </w:pPr>
      <w:r>
        <w:t>Por fim, desejamos compartilhar essa gratidão com todos aqueles que, de alguma forma, contribuíram para este projeto, sabendo que suas influências e apoio foram essenciais para a concretização de nossos esforços.</w:t>
      </w:r>
    </w:p>
    <w:p w14:paraId="66CE590E" w14:textId="77777777" w:rsidR="002A46F3" w:rsidRDefault="002A46F3" w:rsidP="00D839A5">
      <w:pPr>
        <w:keepNext/>
        <w:spacing w:before="120" w:after="120" w:line="360" w:lineRule="auto"/>
        <w:ind w:left="0" w:right="0" w:firstLine="851"/>
      </w:pPr>
      <w:r>
        <w:t>Que este sentimento de gratidão perdure, e que possamos, com humildade e dedicação, seguir buscando auxiliar e servir àqueles que cruzarem nossos caminhos, honrando o aprendizado e experiência adquiridos nesta jornada.</w:t>
      </w:r>
    </w:p>
    <w:p w14:paraId="0C588333" w14:textId="77777777" w:rsidR="00B948B6" w:rsidRDefault="00B948B6" w:rsidP="002A46F3">
      <w:pPr>
        <w:spacing w:line="359" w:lineRule="auto"/>
        <w:ind w:left="-15" w:right="9" w:firstLine="850"/>
        <w:sectPr w:rsidR="00B948B6" w:rsidSect="009A2ED1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4" w:h="16838"/>
          <w:pgMar w:top="1701" w:right="1134" w:bottom="1134" w:left="1701" w:header="720" w:footer="703" w:gutter="0"/>
          <w:pgNumType w:fmt="upperRoman" w:start="2"/>
          <w:cols w:space="720"/>
        </w:sectPr>
      </w:pPr>
    </w:p>
    <w:p w14:paraId="153B4980" w14:textId="77777777" w:rsidR="002A46F3" w:rsidRDefault="002A46F3" w:rsidP="002A46F3">
      <w:pPr>
        <w:spacing w:line="359" w:lineRule="auto"/>
        <w:ind w:left="-15" w:right="9" w:firstLine="850"/>
      </w:pPr>
    </w:p>
    <w:p w14:paraId="1E7F7E0E" w14:textId="77777777" w:rsidR="002A46F3" w:rsidRDefault="002A46F3" w:rsidP="002A46F3">
      <w:pPr>
        <w:spacing w:line="359" w:lineRule="auto"/>
        <w:ind w:left="-15" w:right="9" w:firstLine="850"/>
      </w:pPr>
    </w:p>
    <w:p w14:paraId="1C13AEAA" w14:textId="77777777" w:rsidR="002A46F3" w:rsidRDefault="002A46F3" w:rsidP="002A46F3">
      <w:pPr>
        <w:spacing w:line="359" w:lineRule="auto"/>
        <w:ind w:left="-15" w:right="9" w:firstLine="850"/>
      </w:pPr>
    </w:p>
    <w:p w14:paraId="6504B18D" w14:textId="1523F383" w:rsidR="00F95C33" w:rsidRDefault="00EA08A9">
      <w:pPr>
        <w:spacing w:line="359" w:lineRule="auto"/>
        <w:ind w:left="-15" w:right="9" w:firstLine="850"/>
      </w:pPr>
      <w:r>
        <w:br w:type="page"/>
      </w:r>
    </w:p>
    <w:p w14:paraId="3B374F9F" w14:textId="5F866EA9" w:rsidR="00F95C33" w:rsidRDefault="00EA08A9" w:rsidP="00CE69CC">
      <w:pPr>
        <w:pStyle w:val="Ttulo1"/>
        <w:numPr>
          <w:ilvl w:val="0"/>
          <w:numId w:val="0"/>
        </w:numPr>
        <w:ind w:left="136" w:right="133"/>
      </w:pPr>
      <w:bookmarkStart w:id="3" w:name="_Toc143388779"/>
      <w:r>
        <w:lastRenderedPageBreak/>
        <w:t>RESUMO</w:t>
      </w:r>
      <w:bookmarkEnd w:id="3"/>
      <w:r>
        <w:t xml:space="preserve"> </w:t>
      </w:r>
    </w:p>
    <w:p w14:paraId="43503118" w14:textId="77777777" w:rsidR="007D578C" w:rsidRPr="007D578C" w:rsidRDefault="007D578C" w:rsidP="007D578C"/>
    <w:p w14:paraId="280EF209" w14:textId="77777777" w:rsidR="00DA21E0" w:rsidRPr="00DA21E0" w:rsidRDefault="00DA21E0" w:rsidP="00DA21E0">
      <w:pPr>
        <w:spacing w:after="127" w:line="259" w:lineRule="auto"/>
        <w:ind w:left="0" w:right="0" w:firstLine="0"/>
        <w:rPr>
          <w:bCs/>
        </w:rPr>
      </w:pPr>
      <w:r w:rsidRPr="00DA21E0">
        <w:rPr>
          <w:bCs/>
        </w:rPr>
        <w:t>Cidades inteligentes, com seus sistemas complexos de infraestrutura e serviços, precisam de um entendimento preciso e em tempo real do clima para funcionar de forma eficiente e sustentável. É aí que os medidores meteorológicos entram em cena, atuando como os olhos e ouvidos das cidades inteligentes, coletando dados sobre temperatura, umidade, pressão atmosférica, direção e velocidade do vento, entre outros.</w:t>
      </w:r>
    </w:p>
    <w:p w14:paraId="6067F88B" w14:textId="77777777" w:rsidR="00DA21E0" w:rsidRPr="00DA21E0" w:rsidRDefault="00DA21E0" w:rsidP="00DA21E0">
      <w:pPr>
        <w:spacing w:after="127" w:line="259" w:lineRule="auto"/>
        <w:ind w:left="0" w:right="0" w:firstLine="0"/>
        <w:rPr>
          <w:bCs/>
        </w:rPr>
      </w:pPr>
      <w:r w:rsidRPr="00DA21E0">
        <w:rPr>
          <w:bCs/>
        </w:rPr>
        <w:t>Essa informação crucial permite a otimização de diversos aspectos da vida urbana. Imagine a gestão de energia: dados precisos sobre temperatura e insolação permitem ajustar o funcionamento de sistemas de ar condicionado e iluminação pública, reduzindo o consumo de energia e as emissões de CO2. Ou a gestão de recursos hídricos: a previsão de chuvas permite otimizar o uso de sistemas de irrigação em parques e jardins, evitando desperdício e garantindo a saúde da vegetação urbana.</w:t>
      </w:r>
    </w:p>
    <w:p w14:paraId="0FB6CBF5" w14:textId="77777777" w:rsidR="00DA21E0" w:rsidRPr="00DA21E0" w:rsidRDefault="00DA21E0" w:rsidP="00DA21E0">
      <w:pPr>
        <w:spacing w:after="127" w:line="259" w:lineRule="auto"/>
        <w:ind w:left="0" w:right="0" w:firstLine="0"/>
        <w:rPr>
          <w:bCs/>
        </w:rPr>
      </w:pPr>
      <w:r w:rsidRPr="00DA21E0">
        <w:rPr>
          <w:bCs/>
        </w:rPr>
        <w:t>Além disso, os medidores meteorológicos contribuem para a segurança e bem-estar da população. O monitoramento em tempo real da temperatura, umidade e precipitação permite otimizar o fluxo de tráfego, prevenindo congestionamentos e garantindo a segurança dos motoristas. A previsão de ondas de calor, tempestades e outros eventos climáticos permite a tomada de medidas preventivas para proteger a saúde da população.</w:t>
      </w:r>
    </w:p>
    <w:p w14:paraId="4DD090A3" w14:textId="72BB3936" w:rsidR="002A46F3" w:rsidRDefault="00DA21E0" w:rsidP="00DA21E0">
      <w:pPr>
        <w:spacing w:after="127" w:line="259" w:lineRule="auto"/>
        <w:ind w:left="0" w:right="0" w:firstLine="0"/>
      </w:pPr>
      <w:r w:rsidRPr="00DA21E0">
        <w:rPr>
          <w:bCs/>
        </w:rPr>
        <w:t>Em suma, a utilização de medidores meteorológicos em cidades inteligentes é essencial para a tomada de decisões mais eficientes e eficazes, contribuindo para a otimização de recursos, a segurança da população e a qualidade de vida em áreas urbanas. A coleta precisa e em tempo real de dados meteorológicos permite que as cidades se adaptem de forma mais inteligente às condições climáticas, garantindo um futuro mais sustentável e resiliente.</w:t>
      </w:r>
      <w:r w:rsidR="00EA08A9">
        <w:t xml:space="preserve"> </w:t>
      </w:r>
    </w:p>
    <w:p w14:paraId="059F1953" w14:textId="77777777" w:rsidR="002A46F3" w:rsidRDefault="002A46F3">
      <w:pPr>
        <w:spacing w:after="160" w:line="259" w:lineRule="auto"/>
        <w:ind w:left="0" w:right="0" w:firstLine="0"/>
        <w:jc w:val="left"/>
      </w:pPr>
      <w:r>
        <w:br w:type="page"/>
      </w:r>
    </w:p>
    <w:p w14:paraId="2DE51848" w14:textId="77777777" w:rsidR="00F95C33" w:rsidRDefault="00F95C33">
      <w:pPr>
        <w:spacing w:after="127" w:line="259" w:lineRule="auto"/>
        <w:ind w:left="0" w:right="0" w:firstLine="0"/>
        <w:jc w:val="left"/>
      </w:pPr>
    </w:p>
    <w:p w14:paraId="5549A72A" w14:textId="77777777" w:rsidR="00F95C33" w:rsidRDefault="00EA08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59EC9F5" w14:textId="2F71D820" w:rsidR="00F95C33" w:rsidRDefault="00EA08A9">
      <w:pPr>
        <w:pStyle w:val="Ttulo1"/>
        <w:numPr>
          <w:ilvl w:val="0"/>
          <w:numId w:val="0"/>
        </w:numPr>
        <w:ind w:left="136" w:right="128"/>
      </w:pPr>
      <w:bookmarkStart w:id="4" w:name="_Toc143388780"/>
      <w:r>
        <w:t>LISTA DE ILUSTRAÇÕES</w:t>
      </w:r>
      <w:bookmarkEnd w:id="4"/>
      <w:r>
        <w:t xml:space="preserve"> </w:t>
      </w:r>
    </w:p>
    <w:p w14:paraId="3C6F5738" w14:textId="71161F23" w:rsidR="00E86E6C" w:rsidRPr="00E86E6C" w:rsidRDefault="00E86E6C" w:rsidP="00E86E6C"/>
    <w:p w14:paraId="0204D7CF" w14:textId="7FDDA728" w:rsidR="00ED24CE" w:rsidRDefault="00E86E6C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148839439" w:history="1">
        <w:r w:rsidR="00ED24CE" w:rsidRPr="00CA5B2A">
          <w:rPr>
            <w:rStyle w:val="Hyperlink"/>
            <w:noProof/>
          </w:rPr>
          <w:t>FIGURA 1 - ARDUINO UNO R3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_Toc148839439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12</w:t>
        </w:r>
        <w:r w:rsidR="00ED24CE">
          <w:rPr>
            <w:noProof/>
            <w:webHidden/>
          </w:rPr>
          <w:fldChar w:fldCharType="end"/>
        </w:r>
      </w:hyperlink>
    </w:p>
    <w:p w14:paraId="0ED7C84A" w14:textId="62050608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0" w:history="1">
        <w:r w:rsidR="00ED24CE" w:rsidRPr="00CA5B2A">
          <w:rPr>
            <w:rStyle w:val="Hyperlink"/>
            <w:noProof/>
            <w:lang w:val="en-US"/>
          </w:rPr>
          <w:t>FIGURA 2 - ETHERNET SHIELD W5100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_Toc148839440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12</w:t>
        </w:r>
        <w:r w:rsidR="00ED24CE">
          <w:rPr>
            <w:noProof/>
            <w:webHidden/>
          </w:rPr>
          <w:fldChar w:fldCharType="end"/>
        </w:r>
      </w:hyperlink>
    </w:p>
    <w:p w14:paraId="072B792F" w14:textId="16B29E69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1" w:history="1">
        <w:r w:rsidR="00ED24CE" w:rsidRPr="00CA5B2A">
          <w:rPr>
            <w:rStyle w:val="Hyperlink"/>
            <w:noProof/>
          </w:rPr>
          <w:t>FIGURA 3 - SENSOR TSL2561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_Toc148839441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13</w:t>
        </w:r>
        <w:r w:rsidR="00ED24CE">
          <w:rPr>
            <w:noProof/>
            <w:webHidden/>
          </w:rPr>
          <w:fldChar w:fldCharType="end"/>
        </w:r>
      </w:hyperlink>
    </w:p>
    <w:p w14:paraId="29D4B054" w14:textId="7A181CEA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2" w:history="1">
        <w:r w:rsidR="00ED24CE" w:rsidRPr="00CA5B2A">
          <w:rPr>
            <w:rStyle w:val="Hyperlink"/>
            <w:noProof/>
          </w:rPr>
          <w:t>FIGURA 4 - SENSOR BME 280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_Toc148839442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14</w:t>
        </w:r>
        <w:r w:rsidR="00ED24CE">
          <w:rPr>
            <w:noProof/>
            <w:webHidden/>
          </w:rPr>
          <w:fldChar w:fldCharType="end"/>
        </w:r>
      </w:hyperlink>
    </w:p>
    <w:p w14:paraId="5F7D5F74" w14:textId="67297D1A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3" w:history="1">
        <w:r w:rsidR="00ED24CE" w:rsidRPr="00CA5B2A">
          <w:rPr>
            <w:rStyle w:val="Hyperlink"/>
            <w:noProof/>
          </w:rPr>
          <w:t>FIGURA 5 - SENSOR ML8511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_Toc148839443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15</w:t>
        </w:r>
        <w:r w:rsidR="00ED24CE">
          <w:rPr>
            <w:noProof/>
            <w:webHidden/>
          </w:rPr>
          <w:fldChar w:fldCharType="end"/>
        </w:r>
      </w:hyperlink>
    </w:p>
    <w:p w14:paraId="67C3D648" w14:textId="700C3D03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4" w:history="1">
        <w:r w:rsidR="00ED24CE" w:rsidRPr="00CA5B2A">
          <w:rPr>
            <w:rStyle w:val="Hyperlink"/>
            <w:noProof/>
          </w:rPr>
          <w:t>FIGURA 6 - PLUVIOMÊTRO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_Toc148839444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16</w:t>
        </w:r>
        <w:r w:rsidR="00ED24CE">
          <w:rPr>
            <w:noProof/>
            <w:webHidden/>
          </w:rPr>
          <w:fldChar w:fldCharType="end"/>
        </w:r>
      </w:hyperlink>
    </w:p>
    <w:p w14:paraId="5F006CA2" w14:textId="0CD1FEC5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5" w:history="1">
        <w:r w:rsidR="00ED24CE" w:rsidRPr="00CA5B2A">
          <w:rPr>
            <w:rStyle w:val="Hyperlink"/>
            <w:noProof/>
          </w:rPr>
          <w:t>FIGURA 7 – ANEMOMÊTRO WH-SP-WS01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_Toc148839445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17</w:t>
        </w:r>
        <w:r w:rsidR="00ED24CE">
          <w:rPr>
            <w:noProof/>
            <w:webHidden/>
          </w:rPr>
          <w:fldChar w:fldCharType="end"/>
        </w:r>
      </w:hyperlink>
    </w:p>
    <w:p w14:paraId="2E5472F2" w14:textId="2D884678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6" w:history="1">
        <w:r w:rsidR="00ED24CE" w:rsidRPr="00CA5B2A">
          <w:rPr>
            <w:rStyle w:val="Hyperlink"/>
            <w:noProof/>
          </w:rPr>
          <w:t>FIGURA 8 - RESISTOR 10K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_Toc148839446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17</w:t>
        </w:r>
        <w:r w:rsidR="00ED24CE">
          <w:rPr>
            <w:noProof/>
            <w:webHidden/>
          </w:rPr>
          <w:fldChar w:fldCharType="end"/>
        </w:r>
      </w:hyperlink>
    </w:p>
    <w:p w14:paraId="78CA7D8F" w14:textId="4C9652AF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7" w:history="1">
        <w:r w:rsidR="00ED24CE" w:rsidRPr="00CA5B2A">
          <w:rPr>
            <w:rStyle w:val="Hyperlink"/>
            <w:noProof/>
          </w:rPr>
          <w:t>FIGURA 9 - PROTOBOARD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_Toc148839447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18</w:t>
        </w:r>
        <w:r w:rsidR="00ED24CE">
          <w:rPr>
            <w:noProof/>
            <w:webHidden/>
          </w:rPr>
          <w:fldChar w:fldCharType="end"/>
        </w:r>
      </w:hyperlink>
    </w:p>
    <w:p w14:paraId="0B3FDA61" w14:textId="40A50D6D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8" w:history="1">
        <w:r w:rsidR="00ED24CE" w:rsidRPr="00CA5B2A">
          <w:rPr>
            <w:rStyle w:val="Hyperlink"/>
            <w:noProof/>
          </w:rPr>
          <w:t>FIGURA 10 - JUMPERS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_Toc148839448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19</w:t>
        </w:r>
        <w:r w:rsidR="00ED24CE">
          <w:rPr>
            <w:noProof/>
            <w:webHidden/>
          </w:rPr>
          <w:fldChar w:fldCharType="end"/>
        </w:r>
      </w:hyperlink>
    </w:p>
    <w:p w14:paraId="2BA95F6E" w14:textId="212D4753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49" w:history="1">
        <w:r w:rsidR="00ED24CE" w:rsidRPr="00CA5B2A">
          <w:rPr>
            <w:rStyle w:val="Hyperlink"/>
            <w:noProof/>
          </w:rPr>
          <w:t>FIGURA 11 - SQLServer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_Toc148839449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21</w:t>
        </w:r>
        <w:r w:rsidR="00ED24CE">
          <w:rPr>
            <w:noProof/>
            <w:webHidden/>
          </w:rPr>
          <w:fldChar w:fldCharType="end"/>
        </w:r>
      </w:hyperlink>
    </w:p>
    <w:p w14:paraId="1BBECE8A" w14:textId="0BB3EDD3" w:rsidR="00ED24CE" w:rsidRDefault="00000000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48839450" w:history="1">
        <w:r w:rsidR="00ED24CE" w:rsidRPr="00CA5B2A">
          <w:rPr>
            <w:rStyle w:val="Hyperlink"/>
            <w:caps/>
            <w:noProof/>
          </w:rPr>
          <w:t>Figura 12 - Modelo do Fritzing</w:t>
        </w:r>
        <w:r w:rsidR="00ED24CE">
          <w:rPr>
            <w:noProof/>
            <w:webHidden/>
          </w:rPr>
          <w:tab/>
        </w:r>
        <w:r w:rsidR="00ED24CE">
          <w:rPr>
            <w:noProof/>
            <w:webHidden/>
          </w:rPr>
          <w:fldChar w:fldCharType="begin"/>
        </w:r>
        <w:r w:rsidR="00ED24CE">
          <w:rPr>
            <w:noProof/>
            <w:webHidden/>
          </w:rPr>
          <w:instrText xml:space="preserve"> PAGEREF _Toc148839450 \h </w:instrText>
        </w:r>
        <w:r w:rsidR="00ED24CE">
          <w:rPr>
            <w:noProof/>
            <w:webHidden/>
          </w:rPr>
        </w:r>
        <w:r w:rsidR="00ED24CE">
          <w:rPr>
            <w:noProof/>
            <w:webHidden/>
          </w:rPr>
          <w:fldChar w:fldCharType="separate"/>
        </w:r>
        <w:r w:rsidR="00ED24CE">
          <w:rPr>
            <w:noProof/>
            <w:webHidden/>
          </w:rPr>
          <w:t>31</w:t>
        </w:r>
        <w:r w:rsidR="00ED24CE">
          <w:rPr>
            <w:noProof/>
            <w:webHidden/>
          </w:rPr>
          <w:fldChar w:fldCharType="end"/>
        </w:r>
      </w:hyperlink>
    </w:p>
    <w:p w14:paraId="37B66B5C" w14:textId="020633DE" w:rsidR="00F95C33" w:rsidRDefault="00E86E6C">
      <w:pPr>
        <w:spacing w:after="115" w:line="259" w:lineRule="auto"/>
        <w:ind w:left="65" w:right="0" w:firstLine="0"/>
        <w:jc w:val="center"/>
      </w:pPr>
      <w:r>
        <w:rPr>
          <w:b/>
        </w:rPr>
        <w:fldChar w:fldCharType="end"/>
      </w:r>
      <w:r w:rsidR="00EA08A9">
        <w:rPr>
          <w:b/>
        </w:rPr>
        <w:t xml:space="preserve"> </w:t>
      </w:r>
    </w:p>
    <w:p w14:paraId="6C417A77" w14:textId="77777777" w:rsidR="00F95C33" w:rsidRDefault="00EA08A9">
      <w:pPr>
        <w:spacing w:after="115" w:line="259" w:lineRule="auto"/>
        <w:ind w:left="65" w:right="0" w:firstLine="0"/>
        <w:jc w:val="center"/>
      </w:pPr>
      <w:r>
        <w:rPr>
          <w:b/>
        </w:rPr>
        <w:t xml:space="preserve"> </w:t>
      </w:r>
    </w:p>
    <w:p w14:paraId="6CECE9F5" w14:textId="57D845E0" w:rsidR="009039B6" w:rsidRDefault="009039B6" w:rsidP="009039B6">
      <w:pPr>
        <w:spacing w:after="701"/>
        <w:ind w:left="-5" w:right="0"/>
      </w:pPr>
    </w:p>
    <w:p w14:paraId="4AA465BA" w14:textId="25305C97" w:rsidR="002A46F3" w:rsidRDefault="002A46F3">
      <w:pPr>
        <w:spacing w:after="701"/>
        <w:ind w:left="-5" w:right="0"/>
      </w:pPr>
    </w:p>
    <w:p w14:paraId="0F14D98C" w14:textId="43ACFF7F" w:rsidR="00F95C33" w:rsidRDefault="002A46F3" w:rsidP="009A2ED1">
      <w:pPr>
        <w:spacing w:after="160" w:line="259" w:lineRule="auto"/>
        <w:ind w:left="0" w:right="0" w:firstLine="0"/>
        <w:jc w:val="left"/>
      </w:pPr>
      <w:r>
        <w:br w:type="page"/>
      </w:r>
    </w:p>
    <w:p w14:paraId="1FDF719B" w14:textId="78B6E629" w:rsidR="00F95C33" w:rsidRDefault="00EA08A9">
      <w:pPr>
        <w:pStyle w:val="Ttulo1"/>
        <w:numPr>
          <w:ilvl w:val="0"/>
          <w:numId w:val="0"/>
        </w:numPr>
        <w:ind w:left="136" w:right="134"/>
      </w:pPr>
      <w:bookmarkStart w:id="5" w:name="_Toc143388781"/>
      <w:r>
        <w:lastRenderedPageBreak/>
        <w:t>SUMÁRIO</w:t>
      </w:r>
      <w:bookmarkEnd w:id="5"/>
      <w:r>
        <w:t xml:space="preserve"> </w:t>
      </w:r>
    </w:p>
    <w:p w14:paraId="5A160366" w14:textId="77777777" w:rsidR="00F95C33" w:rsidRDefault="00EA08A9">
      <w:pPr>
        <w:spacing w:after="115" w:line="259" w:lineRule="auto"/>
        <w:ind w:left="65" w:right="0" w:firstLine="0"/>
        <w:jc w:val="center"/>
      </w:pPr>
      <w:r>
        <w:rPr>
          <w:b/>
        </w:rPr>
        <w:t xml:space="preserve"> </w:t>
      </w:r>
    </w:p>
    <w:p w14:paraId="198D53D2" w14:textId="77777777" w:rsidR="00F95C33" w:rsidRDefault="00EA08A9">
      <w:pPr>
        <w:spacing w:after="115" w:line="259" w:lineRule="auto"/>
        <w:ind w:left="65" w:right="0" w:firstLine="0"/>
        <w:jc w:val="center"/>
      </w:pPr>
      <w:r>
        <w:rPr>
          <w:b/>
        </w:rPr>
        <w:t xml:space="preserve"> </w:t>
      </w:r>
    </w:p>
    <w:sdt>
      <w:sdtPr>
        <w:id w:val="1794701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F247EE" w14:textId="31876A2A" w:rsidR="006C615B" w:rsidRPr="00D46494" w:rsidRDefault="00000000" w:rsidP="009A2ED1">
          <w:pPr>
            <w:pStyle w:val="Sumrio1"/>
            <w:tabs>
              <w:tab w:val="right" w:leader="dot" w:pos="9061"/>
            </w:tabs>
            <w:spacing w:line="360" w:lineRule="auto"/>
            <w:rPr>
              <w:rFonts w:ascii="Calibri" w:eastAsia="Times New Roman" w:hAnsi="Calibri" w:cs="Times New Roman"/>
              <w:noProof/>
              <w:color w:val="auto"/>
              <w:kern w:val="0"/>
              <w:sz w:val="22"/>
              <w14:ligatures w14:val="none"/>
            </w:rPr>
          </w:pPr>
          <w:hyperlink w:anchor="_Toc39486691" w:history="1">
            <w:r w:rsidR="00D46494">
              <w:rPr>
                <w:rFonts w:eastAsia="Times New Roman" w:cs="Times New Roman"/>
                <w:bCs/>
                <w:noProof/>
                <w:color w:val="000000" w:themeColor="text1"/>
                <w:kern w:val="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none"/>
              </w:rPr>
              <w:t>FOLHA DE APROVAÇÃO</w:t>
            </w:r>
            <w:r w:rsidR="00D46494" w:rsidRPr="00D46494">
              <w:rPr>
                <w:rFonts w:eastAsia="Times New Roman" w:cs="Times New Roman"/>
                <w:bCs/>
                <w:caps/>
                <w:noProof/>
                <w:webHidden/>
                <w:color w:val="auto"/>
                <w:kern w:val="0"/>
                <w:szCs w:val="20"/>
                <w14:ligatures w14:val="none"/>
              </w:rPr>
              <w:tab/>
            </w:r>
            <w:r w:rsidR="00D46494" w:rsidRPr="00D46494">
              <w:rPr>
                <w:rFonts w:eastAsia="Times New Roman" w:cs="Times New Roman"/>
                <w:bCs/>
                <w:caps/>
                <w:noProof/>
                <w:webHidden/>
                <w:color w:val="auto"/>
                <w:kern w:val="0"/>
                <w:szCs w:val="20"/>
                <w14:ligatures w14:val="none"/>
              </w:rPr>
              <w:fldChar w:fldCharType="begin"/>
            </w:r>
            <w:r w:rsidR="00D46494" w:rsidRPr="00D46494">
              <w:rPr>
                <w:rFonts w:eastAsia="Times New Roman" w:cs="Times New Roman"/>
                <w:bCs/>
                <w:caps/>
                <w:noProof/>
                <w:webHidden/>
                <w:color w:val="auto"/>
                <w:kern w:val="0"/>
                <w:szCs w:val="20"/>
                <w14:ligatures w14:val="none"/>
              </w:rPr>
              <w:instrText xml:space="preserve"> PAGEREF _Toc39486691 \h </w:instrText>
            </w:r>
            <w:r w:rsidR="00D46494" w:rsidRPr="00D46494">
              <w:rPr>
                <w:rFonts w:eastAsia="Times New Roman" w:cs="Times New Roman"/>
                <w:bCs/>
                <w:caps/>
                <w:noProof/>
                <w:webHidden/>
                <w:color w:val="auto"/>
                <w:kern w:val="0"/>
                <w:szCs w:val="20"/>
                <w14:ligatures w14:val="none"/>
              </w:rPr>
            </w:r>
            <w:r w:rsidR="00D46494" w:rsidRPr="00D46494">
              <w:rPr>
                <w:rFonts w:eastAsia="Times New Roman" w:cs="Times New Roman"/>
                <w:bCs/>
                <w:caps/>
                <w:noProof/>
                <w:webHidden/>
                <w:color w:val="auto"/>
                <w:kern w:val="0"/>
                <w:szCs w:val="20"/>
                <w14:ligatures w14:val="none"/>
              </w:rPr>
              <w:fldChar w:fldCharType="separate"/>
            </w:r>
            <w:r w:rsidR="00D46494" w:rsidRPr="00D46494">
              <w:rPr>
                <w:rFonts w:eastAsia="Times New Roman" w:cs="Times New Roman"/>
                <w:bCs/>
                <w:caps/>
                <w:noProof/>
                <w:webHidden/>
                <w:color w:val="auto"/>
                <w:kern w:val="0"/>
                <w:szCs w:val="20"/>
                <w14:ligatures w14:val="none"/>
              </w:rPr>
              <w:t>i</w:t>
            </w:r>
            <w:r w:rsidR="00D46494" w:rsidRPr="00D46494">
              <w:rPr>
                <w:rFonts w:eastAsia="Times New Roman" w:cs="Times New Roman"/>
                <w:bCs/>
                <w:caps/>
                <w:noProof/>
                <w:webHidden/>
                <w:color w:val="auto"/>
                <w:kern w:val="0"/>
                <w:szCs w:val="20"/>
                <w14:ligatures w14:val="none"/>
              </w:rPr>
              <w:fldChar w:fldCharType="end"/>
            </w:r>
          </w:hyperlink>
        </w:p>
        <w:p w14:paraId="7EBA72CD" w14:textId="5DF99098" w:rsidR="001902A8" w:rsidRDefault="00027B38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"1-4" \h \z \u </w:instrText>
          </w:r>
          <w:r>
            <w:rPr>
              <w:b/>
              <w:bCs/>
            </w:rPr>
            <w:fldChar w:fldCharType="separate"/>
          </w:r>
          <w:hyperlink w:anchor="_Toc143388778" w:history="1">
            <w:r w:rsidR="001902A8" w:rsidRPr="009437FD">
              <w:rPr>
                <w:rStyle w:val="Hyperlink"/>
                <w:noProof/>
              </w:rPr>
              <w:t>AGRADECIMENTO</w:t>
            </w:r>
            <w:r w:rsidR="001902A8">
              <w:rPr>
                <w:noProof/>
                <w:webHidden/>
              </w:rPr>
              <w:tab/>
            </w:r>
            <w:r w:rsidR="009A2ED1">
              <w:rPr>
                <w:noProof/>
                <w:webHidden/>
              </w:rPr>
              <w:t>II</w:t>
            </w:r>
          </w:hyperlink>
        </w:p>
        <w:p w14:paraId="51D329A4" w14:textId="053183B3" w:rsidR="001902A8" w:rsidRDefault="00000000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79" w:history="1">
            <w:r w:rsidR="001902A8" w:rsidRPr="009437FD">
              <w:rPr>
                <w:rStyle w:val="Hyperlink"/>
                <w:noProof/>
              </w:rPr>
              <w:t>RESUMO</w:t>
            </w:r>
            <w:r w:rsidR="001902A8">
              <w:rPr>
                <w:noProof/>
                <w:webHidden/>
              </w:rPr>
              <w:tab/>
            </w:r>
            <w:r w:rsidR="009A2ED1">
              <w:rPr>
                <w:noProof/>
                <w:webHidden/>
              </w:rPr>
              <w:t>III</w:t>
            </w:r>
          </w:hyperlink>
        </w:p>
        <w:p w14:paraId="2CF16C7E" w14:textId="0C5F6F82" w:rsidR="001902A8" w:rsidRDefault="00000000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80" w:history="1">
            <w:r w:rsidR="001902A8" w:rsidRPr="009437FD">
              <w:rPr>
                <w:rStyle w:val="Hyperlink"/>
                <w:noProof/>
              </w:rPr>
              <w:t>LISTA DE ILUSTRAÇÕES</w:t>
            </w:r>
            <w:r w:rsidR="001902A8">
              <w:rPr>
                <w:noProof/>
                <w:webHidden/>
              </w:rPr>
              <w:tab/>
            </w:r>
            <w:r w:rsidR="009A2ED1">
              <w:rPr>
                <w:noProof/>
                <w:webHidden/>
              </w:rPr>
              <w:t>IV</w:t>
            </w:r>
          </w:hyperlink>
        </w:p>
        <w:p w14:paraId="44DBF78A" w14:textId="3826583B" w:rsidR="001902A8" w:rsidRDefault="00000000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81" w:history="1">
            <w:r w:rsidR="001902A8" w:rsidRPr="009437FD">
              <w:rPr>
                <w:rStyle w:val="Hyperlink"/>
                <w:noProof/>
              </w:rPr>
              <w:t>SUMÁRIO</w:t>
            </w:r>
            <w:r w:rsidR="001902A8">
              <w:rPr>
                <w:noProof/>
                <w:webHidden/>
              </w:rPr>
              <w:tab/>
            </w:r>
            <w:r w:rsidR="009A2ED1">
              <w:rPr>
                <w:noProof/>
                <w:webHidden/>
              </w:rPr>
              <w:t>V</w:t>
            </w:r>
          </w:hyperlink>
        </w:p>
        <w:p w14:paraId="45B433D6" w14:textId="1A78B230" w:rsidR="001902A8" w:rsidRDefault="00000000" w:rsidP="009A2ED1">
          <w:pPr>
            <w:pStyle w:val="Sumrio1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82" w:history="1">
            <w:r w:rsidR="001902A8" w:rsidRPr="009437FD">
              <w:rPr>
                <w:rStyle w:val="Hyperlink"/>
                <w:bCs/>
                <w:noProof/>
              </w:rPr>
              <w:t>1.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INTRODUÇÃO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_Toc143388782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10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2D357641" w14:textId="28506653" w:rsidR="001902A8" w:rsidRDefault="00000000" w:rsidP="009A2ED1">
          <w:pPr>
            <w:pStyle w:val="Sumrio1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83" w:history="1">
            <w:r w:rsidR="001902A8" w:rsidRPr="009437FD">
              <w:rPr>
                <w:rStyle w:val="Hyperlink"/>
                <w:bCs/>
                <w:noProof/>
              </w:rPr>
              <w:t>2.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FUNDAMENTAÇÃO TEÓRICA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_Toc143388783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12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77066976" w14:textId="41E4ACD8" w:rsidR="001902A8" w:rsidRDefault="00000000" w:rsidP="009A2ED1">
          <w:pPr>
            <w:pStyle w:val="Sumrio2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84" w:history="1">
            <w:r w:rsidR="001902A8" w:rsidRPr="009437FD">
              <w:rPr>
                <w:rStyle w:val="Hyperlink"/>
                <w:noProof/>
              </w:rPr>
              <w:t>2.1.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NEGÓCIO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_Toc143388784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12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4C08C981" w14:textId="58C876BC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785" w:history="1">
            <w:r w:rsidR="001902A8" w:rsidRPr="009437FD">
              <w:rPr>
                <w:rStyle w:val="Hyperlink"/>
                <w:bCs/>
                <w:noProof/>
              </w:rPr>
              <w:t>2.1.1.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O problema da precariedade de dados Meteorológicos precisos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_Toc143388785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12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08273A99" w14:textId="5F9C3566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786" w:history="1">
            <w:r w:rsidR="001902A8" w:rsidRPr="009437FD">
              <w:rPr>
                <w:rStyle w:val="Hyperlink"/>
                <w:bCs/>
                <w:noProof/>
              </w:rPr>
              <w:t>2.1.2.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O problema de aproveitamento da safra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_Toc143388786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13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3FFC62A" w14:textId="144E31DF" w:rsidR="001902A8" w:rsidRDefault="00000000" w:rsidP="009A2ED1">
          <w:pPr>
            <w:pStyle w:val="Sumrio2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87" w:history="1">
            <w:r w:rsidR="001902A8" w:rsidRPr="009437FD">
              <w:rPr>
                <w:rStyle w:val="Hyperlink"/>
                <w:noProof/>
              </w:rPr>
              <w:t>2.2.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TECNOLOGIAS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_Toc143388787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14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6621724" w14:textId="6BB48FEA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788" w:history="1">
            <w:r w:rsidR="001902A8" w:rsidRPr="009437FD">
              <w:rPr>
                <w:rStyle w:val="Hyperlink"/>
                <w:bCs/>
                <w:noProof/>
              </w:rPr>
              <w:t>2.2.1.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Hardware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_Toc143388788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14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5C1EB0C5" w14:textId="68F6148A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89" w:history="1">
            <w:r w:rsidR="001902A8" w:rsidRPr="009437FD">
              <w:rPr>
                <w:rStyle w:val="Hyperlink"/>
                <w:bCs/>
                <w:noProof/>
              </w:rPr>
              <w:t>2.2.1.1.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Arduino Uno R3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_Toc143388789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14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2070569A" w14:textId="432A6C63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90" w:history="1">
            <w:r w:rsidR="001902A8" w:rsidRPr="009437FD">
              <w:rPr>
                <w:rStyle w:val="Hyperlink"/>
                <w:bCs/>
                <w:noProof/>
              </w:rPr>
              <w:t>2.2.1.2.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Ethernet Shield W5100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_Toc143388790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15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10B70E0B" w14:textId="2850F877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91" w:history="1">
            <w:r w:rsidR="001902A8" w:rsidRPr="009437FD">
              <w:rPr>
                <w:rStyle w:val="Hyperlink"/>
                <w:bCs/>
                <w:noProof/>
              </w:rPr>
              <w:t>2.2.1.3.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Sensor TSL2561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_Toc143388791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16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59A26308" w14:textId="12C0332D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92" w:history="1">
            <w:r w:rsidR="001902A8" w:rsidRPr="009437FD">
              <w:rPr>
                <w:rStyle w:val="Hyperlink"/>
                <w:bCs/>
                <w:noProof/>
              </w:rPr>
              <w:t>2.2.1.4.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Sensor BME280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_Toc143388792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17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45BE1C19" w14:textId="3C427082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93" w:history="1">
            <w:r w:rsidR="001902A8" w:rsidRPr="009437FD">
              <w:rPr>
                <w:rStyle w:val="Hyperlink"/>
                <w:bCs/>
                <w:noProof/>
              </w:rPr>
              <w:t>2.2.1.5.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Sensor ML8511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_Toc143388793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18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2948BE08" w14:textId="6D70A51A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94" w:history="1">
            <w:r w:rsidR="001902A8" w:rsidRPr="009437FD">
              <w:rPr>
                <w:rStyle w:val="Hyperlink"/>
                <w:bCs/>
                <w:noProof/>
              </w:rPr>
              <w:t>2.2.1.6.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Pluviômetro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_Toc143388794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19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6AEEF4D" w14:textId="1E90E7E9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95" w:history="1">
            <w:r w:rsidR="001902A8" w:rsidRPr="009437FD">
              <w:rPr>
                <w:rStyle w:val="Hyperlink"/>
                <w:bCs/>
                <w:noProof/>
              </w:rPr>
              <w:t>2.2.1.7.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Anemômetro WH-SP-WS01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_Toc143388795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20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01F583A" w14:textId="243BE3AF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96" w:history="1">
            <w:r w:rsidR="001902A8" w:rsidRPr="009437FD">
              <w:rPr>
                <w:rStyle w:val="Hyperlink"/>
                <w:bCs/>
                <w:noProof/>
              </w:rPr>
              <w:t>2.2.1.8.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Resistor 10K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_Toc143388796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21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2D88A18E" w14:textId="09105366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97" w:history="1">
            <w:r w:rsidR="001902A8" w:rsidRPr="009437FD">
              <w:rPr>
                <w:rStyle w:val="Hyperlink"/>
                <w:bCs/>
                <w:noProof/>
              </w:rPr>
              <w:t>2.2.1.9.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Diversos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_Toc143388797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21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DAAA16B" w14:textId="662BBA17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798" w:history="1">
            <w:r w:rsidR="001902A8" w:rsidRPr="009437FD">
              <w:rPr>
                <w:rStyle w:val="Hyperlink"/>
                <w:bCs/>
                <w:noProof/>
              </w:rPr>
              <w:t>2.2.2.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Software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_Toc143388798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24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45FF8819" w14:textId="3A06F446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799" w:history="1">
            <w:r w:rsidR="001902A8" w:rsidRPr="009437FD">
              <w:rPr>
                <w:rStyle w:val="Hyperlink"/>
                <w:bCs/>
                <w:noProof/>
              </w:rPr>
              <w:t>2.2.2.1.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Linguagem C++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_Toc143388799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24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7714F53B" w14:textId="5192D2B4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0" w:history="1">
            <w:r w:rsidR="001902A8" w:rsidRPr="009437FD">
              <w:rPr>
                <w:rStyle w:val="Hyperlink"/>
                <w:bCs/>
                <w:noProof/>
              </w:rPr>
              <w:t>2.2.2.2.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MySQL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_Toc143388800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25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7A10C394" w14:textId="34EBF46F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1" w:history="1">
            <w:r w:rsidR="001902A8" w:rsidRPr="009437FD">
              <w:rPr>
                <w:rStyle w:val="Hyperlink"/>
                <w:bCs/>
                <w:noProof/>
              </w:rPr>
              <w:t>2.2.2.3.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JavaScript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_Toc143388801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26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702BFB60" w14:textId="25EF6915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2" w:history="1">
            <w:r w:rsidR="001902A8" w:rsidRPr="009437FD">
              <w:rPr>
                <w:rStyle w:val="Hyperlink"/>
                <w:bCs/>
                <w:noProof/>
              </w:rPr>
              <w:t>2.2.2.4.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Linguagem HTML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_Toc143388802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26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2578064" w14:textId="1A89324E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3" w:history="1">
            <w:r w:rsidR="001902A8" w:rsidRPr="009437FD">
              <w:rPr>
                <w:rStyle w:val="Hyperlink"/>
                <w:bCs/>
                <w:noProof/>
              </w:rPr>
              <w:t>2.2.2.5.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Linguagem CSS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_Toc143388803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27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51E57988" w14:textId="28722720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4" w:history="1">
            <w:r w:rsidR="001902A8" w:rsidRPr="009437FD">
              <w:rPr>
                <w:rStyle w:val="Hyperlink"/>
                <w:bCs/>
                <w:noProof/>
              </w:rPr>
              <w:t>2.2.2.6.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Vue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_Toc143388804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27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B744440" w14:textId="069E51DE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5" w:history="1">
            <w:r w:rsidR="001902A8" w:rsidRPr="009437FD">
              <w:rPr>
                <w:rStyle w:val="Hyperlink"/>
                <w:bCs/>
                <w:noProof/>
              </w:rPr>
              <w:t>2.2.2.7.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C#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_Toc143388805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28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66B3007" w14:textId="5AD434C3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6" w:history="1">
            <w:r w:rsidR="001902A8" w:rsidRPr="009437FD">
              <w:rPr>
                <w:rStyle w:val="Hyperlink"/>
                <w:bCs/>
                <w:noProof/>
              </w:rPr>
              <w:t>2.2.2.8.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TailWind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_Toc143388806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28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391E6239" w14:textId="153C81B5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7" w:history="1">
            <w:r w:rsidR="001902A8" w:rsidRPr="009437FD">
              <w:rPr>
                <w:rStyle w:val="Hyperlink"/>
                <w:bCs/>
                <w:noProof/>
              </w:rPr>
              <w:t>2.2.2.9.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Entity Framework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_Toc143388807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29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5DAAEAD7" w14:textId="7D255679" w:rsidR="001902A8" w:rsidRDefault="00000000" w:rsidP="009A2ED1">
          <w:pPr>
            <w:pStyle w:val="Sumrio1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8" w:history="1">
            <w:r w:rsidR="001902A8" w:rsidRPr="009437FD">
              <w:rPr>
                <w:rStyle w:val="Hyperlink"/>
                <w:bCs/>
                <w:noProof/>
              </w:rPr>
              <w:t>3.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DESENVOLVIMENTO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_Toc143388808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30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0100148C" w14:textId="5FD21151" w:rsidR="001902A8" w:rsidRDefault="00000000" w:rsidP="009A2ED1">
          <w:pPr>
            <w:pStyle w:val="Sumrio2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09" w:history="1">
            <w:r w:rsidR="001902A8" w:rsidRPr="009437FD">
              <w:rPr>
                <w:rStyle w:val="Hyperlink"/>
                <w:noProof/>
              </w:rPr>
              <w:t>3.1.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TESTE DOS SENSORES E PLACA ETHERNET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_Toc143388809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30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7B20FB8C" w14:textId="3700A81C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10" w:history="1">
            <w:r w:rsidR="001902A8" w:rsidRPr="009437FD">
              <w:rPr>
                <w:rStyle w:val="Hyperlink"/>
                <w:bCs/>
                <w:noProof/>
              </w:rPr>
              <w:t>3.1.1.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Teste Placa Ethernet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_Toc143388810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30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3B5F2F02" w14:textId="5335F467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11" w:history="1">
            <w:r w:rsidR="001902A8" w:rsidRPr="009437FD">
              <w:rPr>
                <w:rStyle w:val="Hyperlink"/>
                <w:bCs/>
                <w:noProof/>
              </w:rPr>
              <w:t>3.1.2.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Teste Sensor ML8511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_Toc143388811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30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4D9B3C90" w14:textId="738BD581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12" w:history="1">
            <w:r w:rsidR="001902A8" w:rsidRPr="009437FD">
              <w:rPr>
                <w:rStyle w:val="Hyperlink"/>
                <w:bCs/>
                <w:noProof/>
              </w:rPr>
              <w:t>3.1.3.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Teste Sensor BME280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_Toc143388812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30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576F3C2C" w14:textId="2BB64D3D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13" w:history="1">
            <w:r w:rsidR="001902A8" w:rsidRPr="009437FD">
              <w:rPr>
                <w:rStyle w:val="Hyperlink"/>
                <w:bCs/>
                <w:noProof/>
              </w:rPr>
              <w:t>3.1.4.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Teste Sensor TSL2561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_Toc143388813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31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1645859" w14:textId="5C109EE3" w:rsidR="001902A8" w:rsidRDefault="00000000" w:rsidP="009A2ED1">
          <w:pPr>
            <w:pStyle w:val="Sumrio2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14" w:history="1">
            <w:r w:rsidR="001902A8" w:rsidRPr="009437FD">
              <w:rPr>
                <w:rStyle w:val="Hyperlink"/>
                <w:noProof/>
              </w:rPr>
              <w:t>3.2.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BACK-END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_Toc143388814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31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19E2B8B" w14:textId="03D93E3D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15" w:history="1">
            <w:r w:rsidR="001902A8" w:rsidRPr="009437FD">
              <w:rPr>
                <w:rStyle w:val="Hyperlink"/>
                <w:bCs/>
                <w:noProof/>
              </w:rPr>
              <w:t>3.2.1.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Instalação do Banco de dados no Azure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_Toc143388815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31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0BF94BD7" w14:textId="0BE11E5D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16" w:history="1">
            <w:r w:rsidR="001902A8" w:rsidRPr="009437FD">
              <w:rPr>
                <w:rStyle w:val="Hyperlink"/>
                <w:bCs/>
                <w:noProof/>
              </w:rPr>
              <w:t>3.2.2.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Configuração do SQL Server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_Toc143388816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31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75DF307F" w14:textId="2DAA6FED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17" w:history="1">
            <w:r w:rsidR="001902A8" w:rsidRPr="009437FD">
              <w:rPr>
                <w:rStyle w:val="Hyperlink"/>
                <w:bCs/>
                <w:noProof/>
              </w:rPr>
              <w:t>3.2.3.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Criação de Tabelas no SQL Server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_Toc143388817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32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0E547D96" w14:textId="441D5C87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18" w:history="1">
            <w:r w:rsidR="001902A8" w:rsidRPr="009437FD">
              <w:rPr>
                <w:rStyle w:val="Hyperlink"/>
                <w:bCs/>
                <w:noProof/>
              </w:rPr>
              <w:t>3.2.4.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Implementação do CRUD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_Toc143388818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32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5A62AA4C" w14:textId="47B6C35E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19" w:history="1">
            <w:r w:rsidR="001902A8" w:rsidRPr="009437FD">
              <w:rPr>
                <w:rStyle w:val="Hyperlink"/>
                <w:bCs/>
                <w:noProof/>
              </w:rPr>
              <w:t>3.2.5.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Estabelecimento do padrão MVC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_Toc143388819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32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162C1867" w14:textId="4A554CB4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20" w:history="1">
            <w:r w:rsidR="001902A8" w:rsidRPr="009437FD">
              <w:rPr>
                <w:rStyle w:val="Hyperlink"/>
                <w:bCs/>
                <w:noProof/>
              </w:rPr>
              <w:t>3.2.6.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Programação do sistema de login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_Toc143388820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32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34B0E562" w14:textId="3ECBBF19" w:rsidR="001902A8" w:rsidRDefault="00000000" w:rsidP="009A2ED1">
          <w:pPr>
            <w:pStyle w:val="Sumrio2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21" w:history="1">
            <w:r w:rsidR="001902A8" w:rsidRPr="009437FD">
              <w:rPr>
                <w:rStyle w:val="Hyperlink"/>
                <w:noProof/>
              </w:rPr>
              <w:t>3.3.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FRONT-END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_Toc143388821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33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015CC2C3" w14:textId="64BE415C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22" w:history="1">
            <w:r w:rsidR="001902A8" w:rsidRPr="009437FD">
              <w:rPr>
                <w:rStyle w:val="Hyperlink"/>
                <w:bCs/>
                <w:noProof/>
              </w:rPr>
              <w:t>3.3.1.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Programação Home Page e Contatos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_Toc143388822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33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5EA8645E" w14:textId="6BA8B875" w:rsidR="001902A8" w:rsidRDefault="00000000" w:rsidP="009A2ED1">
          <w:pPr>
            <w:pStyle w:val="Sumrio2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23" w:history="1">
            <w:r w:rsidR="001902A8" w:rsidRPr="009437FD">
              <w:rPr>
                <w:rStyle w:val="Hyperlink"/>
                <w:noProof/>
              </w:rPr>
              <w:t>3.4.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CONSTRUÇÃO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_Toc143388823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33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7D1F4675" w14:textId="0338DFFB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24" w:history="1">
            <w:r w:rsidR="001902A8" w:rsidRPr="009437FD">
              <w:rPr>
                <w:rStyle w:val="Hyperlink"/>
                <w:bCs/>
                <w:noProof/>
              </w:rPr>
              <w:t>3.4.1.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Impressão 3D do Pluviômetro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_Toc143388824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33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33DEF9C8" w14:textId="73264028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25" w:history="1">
            <w:r w:rsidR="001902A8" w:rsidRPr="009437FD">
              <w:rPr>
                <w:rStyle w:val="Hyperlink"/>
                <w:bCs/>
                <w:noProof/>
              </w:rPr>
              <w:t>3.4.2.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Design e Modelagem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_Toc143388825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33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0C212A20" w14:textId="14F7DE80" w:rsidR="001902A8" w:rsidRDefault="00000000" w:rsidP="009A2ED1">
          <w:pPr>
            <w:pStyle w:val="Sumrio3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3388826" w:history="1">
            <w:r w:rsidR="001902A8" w:rsidRPr="009437FD">
              <w:rPr>
                <w:rStyle w:val="Hyperlink"/>
                <w:bCs/>
                <w:noProof/>
              </w:rPr>
              <w:t>3.4.3.</w:t>
            </w:r>
            <w:r w:rsidR="001902A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Montagem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_Toc143388826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34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F59D780" w14:textId="34B819EE" w:rsidR="001902A8" w:rsidRDefault="00000000" w:rsidP="009A2ED1">
          <w:pPr>
            <w:pStyle w:val="Sumrio4"/>
            <w:tabs>
              <w:tab w:val="left" w:pos="110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27" w:history="1">
            <w:r w:rsidR="001902A8" w:rsidRPr="009437FD">
              <w:rPr>
                <w:rStyle w:val="Hyperlink"/>
                <w:bCs/>
                <w:noProof/>
              </w:rPr>
              <w:t>3.4.3.1.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Desenvolvimento do cano PVC Modificado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_Toc143388827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35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4AD4D72" w14:textId="4F549D05" w:rsidR="001902A8" w:rsidRDefault="00000000" w:rsidP="009A2ED1">
          <w:pPr>
            <w:pStyle w:val="Sumrio1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28" w:history="1">
            <w:r w:rsidR="001902A8" w:rsidRPr="009437FD">
              <w:rPr>
                <w:rStyle w:val="Hyperlink"/>
                <w:bCs/>
                <w:noProof/>
              </w:rPr>
              <w:t>4.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RESULTADOS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_Toc143388828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35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78109AB" w14:textId="320E8E41" w:rsidR="001902A8" w:rsidRDefault="00000000" w:rsidP="009A2ED1">
          <w:pPr>
            <w:pStyle w:val="Sumrio1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29" w:history="1">
            <w:r w:rsidR="001902A8" w:rsidRPr="009437FD">
              <w:rPr>
                <w:rStyle w:val="Hyperlink"/>
                <w:bCs/>
                <w:noProof/>
              </w:rPr>
              <w:t>5.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CONSIDERACOES FINAIS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_Toc143388829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35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5C5CDD9B" w14:textId="1CF64D51" w:rsidR="001902A8" w:rsidRDefault="00000000" w:rsidP="009A2ED1">
          <w:pPr>
            <w:pStyle w:val="Sumrio1"/>
            <w:tabs>
              <w:tab w:val="left" w:pos="880"/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30" w:history="1">
            <w:r w:rsidR="001902A8" w:rsidRPr="009437FD">
              <w:rPr>
                <w:rStyle w:val="Hyperlink"/>
                <w:bCs/>
                <w:noProof/>
              </w:rPr>
              <w:t>6.</w:t>
            </w:r>
            <w:r w:rsidR="001902A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902A8" w:rsidRPr="009437FD">
              <w:rPr>
                <w:rStyle w:val="Hyperlink"/>
                <w:noProof/>
              </w:rPr>
              <w:t>REFERÊNCIAS BIBLIOGRÁFICAS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_Toc143388830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36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71AE6024" w14:textId="16C92484" w:rsidR="001902A8" w:rsidRDefault="00000000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31" w:history="1">
            <w:r w:rsidR="001902A8" w:rsidRPr="009437FD">
              <w:rPr>
                <w:rStyle w:val="Hyperlink"/>
                <w:noProof/>
              </w:rPr>
              <w:t>APÊNDICE 01 – CÓDIGO FONTE DO ETHERNET SHIELD W5100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_Toc143388831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39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49AB474E" w14:textId="08595489" w:rsidR="001902A8" w:rsidRDefault="00000000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32" w:history="1">
            <w:r w:rsidR="001902A8" w:rsidRPr="009437FD">
              <w:rPr>
                <w:rStyle w:val="Hyperlink"/>
                <w:noProof/>
              </w:rPr>
              <w:t>APÊNDICE 02 – CÓDIGO FONTE ML8511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_Toc143388832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42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4ADB497C" w14:textId="069350B6" w:rsidR="001902A8" w:rsidRDefault="00000000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33" w:history="1">
            <w:r w:rsidR="001902A8" w:rsidRPr="009437FD">
              <w:rPr>
                <w:rStyle w:val="Hyperlink"/>
                <w:noProof/>
              </w:rPr>
              <w:t>APÊNDICE 03 – CÓDIGO FONTE BME280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_Toc143388833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44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599F0531" w14:textId="53AE19F9" w:rsidR="001902A8" w:rsidRDefault="00000000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34" w:history="1">
            <w:r w:rsidR="001902A8" w:rsidRPr="009437FD">
              <w:rPr>
                <w:rStyle w:val="Hyperlink"/>
                <w:noProof/>
              </w:rPr>
              <w:t>APÊNDICE 04 – CÓDIGO FONTE TSL2561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_Toc143388834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45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44971F43" w14:textId="45AA7642" w:rsidR="001902A8" w:rsidRDefault="00000000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35" w:history="1">
            <w:r w:rsidR="001902A8" w:rsidRPr="009437FD">
              <w:rPr>
                <w:rStyle w:val="Hyperlink"/>
                <w:noProof/>
              </w:rPr>
              <w:t>APÊNDICE 05 – CÓDIGO ANEMOMÊTRO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_Toc143388835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47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74972DD8" w14:textId="47EB0970" w:rsidR="001902A8" w:rsidRDefault="00000000" w:rsidP="009A2ED1">
          <w:pPr>
            <w:pStyle w:val="Sumrio1"/>
            <w:tabs>
              <w:tab w:val="right" w:leader="dot" w:pos="905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3388836" w:history="1">
            <w:r w:rsidR="001902A8" w:rsidRPr="009437FD">
              <w:rPr>
                <w:rStyle w:val="Hyperlink"/>
                <w:noProof/>
              </w:rPr>
              <w:t>APÊNDICE 06 – CÓDIGO FONTE COM INTEGRAÇÃO DOS PRINCIPAIS SENSORES</w:t>
            </w:r>
            <w:r w:rsidR="001902A8">
              <w:rPr>
                <w:noProof/>
                <w:webHidden/>
              </w:rPr>
              <w:tab/>
            </w:r>
            <w:r w:rsidR="001902A8">
              <w:rPr>
                <w:noProof/>
                <w:webHidden/>
              </w:rPr>
              <w:fldChar w:fldCharType="begin"/>
            </w:r>
            <w:r w:rsidR="001902A8">
              <w:rPr>
                <w:noProof/>
                <w:webHidden/>
              </w:rPr>
              <w:instrText xml:space="preserve"> PAGEREF _Toc143388836 \h </w:instrText>
            </w:r>
            <w:r w:rsidR="001902A8">
              <w:rPr>
                <w:noProof/>
                <w:webHidden/>
              </w:rPr>
            </w:r>
            <w:r w:rsidR="001902A8">
              <w:rPr>
                <w:noProof/>
                <w:webHidden/>
              </w:rPr>
              <w:fldChar w:fldCharType="separate"/>
            </w:r>
            <w:r w:rsidR="00D46494">
              <w:rPr>
                <w:noProof/>
                <w:webHidden/>
              </w:rPr>
              <w:t>48</w:t>
            </w:r>
            <w:r w:rsidR="001902A8">
              <w:rPr>
                <w:noProof/>
                <w:webHidden/>
              </w:rPr>
              <w:fldChar w:fldCharType="end"/>
            </w:r>
          </w:hyperlink>
        </w:p>
        <w:p w14:paraId="6D9F98F3" w14:textId="42FE7E1F" w:rsidR="00F95C33" w:rsidRDefault="00027B38" w:rsidP="009A2ED1">
          <w:pPr>
            <w:spacing w:line="360" w:lineRule="auto"/>
            <w:sectPr w:rsidR="00F95C33" w:rsidSect="009A2ED1">
              <w:type w:val="continuous"/>
              <w:pgSz w:w="11904" w:h="16838"/>
              <w:pgMar w:top="1701" w:right="1134" w:bottom="1531" w:left="1701" w:header="720" w:footer="703" w:gutter="0"/>
              <w:pgNumType w:fmt="upperRoman" w:start="2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EBB955F" w14:textId="4ED26DBB" w:rsidR="00F95C33" w:rsidRDefault="00EA08A9" w:rsidP="006C615B">
      <w:pPr>
        <w:pStyle w:val="Ttulo1"/>
        <w:keepLines w:val="0"/>
        <w:pageBreakBefore/>
        <w:spacing w:before="240" w:after="240" w:line="240" w:lineRule="auto"/>
        <w:ind w:right="0"/>
        <w:jc w:val="left"/>
      </w:pPr>
      <w:bookmarkStart w:id="6" w:name="_Toc143388782"/>
      <w:r>
        <w:lastRenderedPageBreak/>
        <w:t>INTRODUÇÃO</w:t>
      </w:r>
      <w:bookmarkEnd w:id="6"/>
      <w:r>
        <w:t xml:space="preserve"> </w:t>
      </w:r>
    </w:p>
    <w:p w14:paraId="239C3B97" w14:textId="50D9551F" w:rsidR="00CF745C" w:rsidRDefault="00CF745C" w:rsidP="009E724C">
      <w:pPr>
        <w:keepNext/>
        <w:spacing w:before="120" w:after="120" w:line="360" w:lineRule="auto"/>
        <w:ind w:left="0" w:right="0" w:firstLine="851"/>
      </w:pPr>
      <w:r>
        <w:t>O clima e as condições meteorológicas desempenham um papel fundamental e onipresente em inúmeras esferas de nossa vida, exercendo um impacto direto e abrangente em diferentes setores. Desde a essencial agricultura, que depende de chuvas e temperaturas adequadas para garantir colheitas saudáveis e abundantes, até a imprescindível aviação, que requer informações meteorológicas precisas para garantir operações seguras e eficientes, a compreensão acurada do clima se torna indispensável para o sucesso de diversas atividades humanas.</w:t>
      </w:r>
    </w:p>
    <w:p w14:paraId="0B663A1A" w14:textId="76317E85" w:rsidR="00CF745C" w:rsidRDefault="00CF745C" w:rsidP="009E724C">
      <w:pPr>
        <w:keepNext/>
        <w:spacing w:before="120" w:after="120" w:line="360" w:lineRule="auto"/>
        <w:ind w:left="0" w:right="0" w:firstLine="851"/>
      </w:pPr>
      <w:r>
        <w:t>Contudo, a coleta de dados meteorológicos precisos e confiáveis frequentemente se apresenta como um desafio complexo e multifacetado. A obtenção desses dados pode ser dificultada por fatores variados, como a distribuição espacial irregular das estações meteorológicas, a natureza dinâmica e imprevisível das condições atmosféricas e as limitações tecnológicas de alguns métodos de coleta. Essa situação crítica acarreta a possibilidade de tomadas de decisões ineficientes ou, em casos mais graves, potencialmente perigosas, prejudicando tanto atividades cotidianas quanto processos industriais e produtivos.</w:t>
      </w:r>
    </w:p>
    <w:p w14:paraId="1841B864" w14:textId="61F362B9" w:rsidR="00CF745C" w:rsidRDefault="00CF745C" w:rsidP="009E724C">
      <w:pPr>
        <w:keepNext/>
        <w:spacing w:before="120" w:after="120" w:line="360" w:lineRule="auto"/>
        <w:ind w:left="0" w:right="0" w:firstLine="851"/>
      </w:pPr>
      <w:r>
        <w:t>A resposta a esse desafiante dilema emerge na forma de um medidor meteorológico de vanguarda. Esse instrumento inestimável e altamente sofisticado é habilmente projetado para medir uma extensa gama de variáveis meteorológicas cruciais, tais como temperatura, umidade, pressão atmosférica, direção e velocidade do vento, dentre outras. Com uma precisão ímpar e a capacidade de fornecer informações em tempo real, o medidor meteorológico se torna uma ferramenta poderosa, habilitando as pessoas a tomarem decisões informadas e altamente eficazes em diversas áreas de atuação.</w:t>
      </w:r>
    </w:p>
    <w:p w14:paraId="6D2F0742" w14:textId="4DE0BCBE" w:rsidR="00CF745C" w:rsidRDefault="00CF745C" w:rsidP="009E724C">
      <w:pPr>
        <w:keepNext/>
        <w:spacing w:before="120" w:after="120" w:line="360" w:lineRule="auto"/>
        <w:ind w:left="0" w:right="0" w:firstLine="851"/>
      </w:pPr>
      <w:r>
        <w:t xml:space="preserve">No cerne desse projeto promissor reside a busca pela concepção e desenvolvimento de um medidor meteorológico de alta precisão e confiabilidade, com a versatilidade de se adaptar a diferentes contextos e cenários. O design minuciosamente elaborado pauta-se na acessibilidade, facilidade de uso e baixo custo, almejando permitir que uma vasta gama de usuários, desde especialistas até </w:t>
      </w:r>
      <w:r>
        <w:lastRenderedPageBreak/>
        <w:t>leigos, possa usufruir desse recurso tecnológico com destreza e proveito em variadas situações cotidianas ou profissionais.</w:t>
      </w:r>
    </w:p>
    <w:p w14:paraId="1B08421B" w14:textId="706A16C7" w:rsidR="00F95C33" w:rsidRDefault="00CF745C" w:rsidP="00EF63A8">
      <w:pPr>
        <w:keepNext/>
        <w:spacing w:before="120" w:after="120" w:line="360" w:lineRule="auto"/>
        <w:ind w:left="0" w:right="0" w:firstLine="851"/>
      </w:pPr>
      <w:r>
        <w:t xml:space="preserve">A realização bem-sucedida desse audacioso medidor meteorológico acarretará um significativo avanço na capacidade de coletar informações detalhadas, abrangentes e confiáveis sobre as condições climáticas de um local específico. Essa conquista grandiosa e multifuncional beneficiará uma ampla variedade de atividades que são diretamente influenciadas pelo clima e pelas condições atmosféricas. Setores cruciais, como agricultura, pesca, transporte, construção civil, aviação e previsão do tempo, entre outros, obterão maior segurança, eficiência e eficácia em suas operações, resultando em impactos positivos e substanciais para a sociedade como um todo. O futuro se desenha promissor, impulsionado pelo poder da tecnologia meteorológica, que rege de forma visionária e inteligente os rumos de nossa jornada </w:t>
      </w:r>
      <w:r w:rsidR="63C1F8AB">
        <w:t xml:space="preserve">terrestre. </w:t>
      </w:r>
    </w:p>
    <w:p w14:paraId="26DCB9D0" w14:textId="122831B0" w:rsidR="00F95C33" w:rsidRDefault="00EA08A9" w:rsidP="001432D7">
      <w:pPr>
        <w:pStyle w:val="Ttulo1"/>
        <w:keepLines w:val="0"/>
        <w:pageBreakBefore/>
        <w:spacing w:before="240" w:after="240" w:line="240" w:lineRule="auto"/>
        <w:ind w:right="0"/>
        <w:jc w:val="left"/>
      </w:pPr>
      <w:bookmarkStart w:id="7" w:name="_Toc143388783"/>
      <w:r>
        <w:lastRenderedPageBreak/>
        <w:t>FUNDAMENTAÇÃO TEÓRICA</w:t>
      </w:r>
      <w:bookmarkEnd w:id="7"/>
      <w:r>
        <w:t xml:space="preserve"> </w:t>
      </w:r>
    </w:p>
    <w:p w14:paraId="437F1372" w14:textId="465CF7E3" w:rsidR="00F95C33" w:rsidRDefault="001432D7" w:rsidP="001432D7">
      <w:pPr>
        <w:pStyle w:val="Ttulo2"/>
        <w:keepLines w:val="0"/>
        <w:spacing w:before="240" w:after="240" w:line="240" w:lineRule="auto"/>
        <w:ind w:right="0"/>
        <w:jc w:val="left"/>
      </w:pPr>
      <w:bookmarkStart w:id="8" w:name="_Toc143388784"/>
      <w:r>
        <w:t>NEGÓCIO</w:t>
      </w:r>
      <w:bookmarkEnd w:id="8"/>
    </w:p>
    <w:p w14:paraId="7D19D5F3" w14:textId="1BCEC318" w:rsidR="00F95C33" w:rsidRDefault="00EA08A9" w:rsidP="0023623D">
      <w:pPr>
        <w:keepNext/>
        <w:spacing w:before="120" w:after="120" w:line="360" w:lineRule="auto"/>
        <w:ind w:left="0" w:right="0" w:firstLine="851"/>
      </w:pPr>
      <w:r>
        <w:t xml:space="preserve"> </w:t>
      </w:r>
      <w:r w:rsidR="00063F3A">
        <w:tab/>
      </w:r>
      <w:r w:rsidR="00063F3A" w:rsidRPr="00063F3A">
        <w:t>Neste capítulo, abordaremos a questão da precariedade dos dados meteorológicos precisos e os obstáculos enfrentados no aproveitamento das safras devido à carência de informações meteorológicas confiáveis.</w:t>
      </w:r>
    </w:p>
    <w:p w14:paraId="6A49D711" w14:textId="53F164E7" w:rsidR="00F95C33" w:rsidRDefault="00EA08A9" w:rsidP="000D18F4">
      <w:pPr>
        <w:pStyle w:val="Ttulo3"/>
        <w:keepLines w:val="0"/>
        <w:spacing w:before="120" w:after="120" w:line="360" w:lineRule="auto"/>
        <w:ind w:left="0" w:right="0"/>
        <w:jc w:val="left"/>
      </w:pPr>
      <w:bookmarkStart w:id="9" w:name="_Toc143388785"/>
      <w:r w:rsidRPr="009A1DC8">
        <w:t>O</w:t>
      </w:r>
      <w:r>
        <w:t xml:space="preserve"> problema da precariedade de dados </w:t>
      </w:r>
      <w:r w:rsidR="00CF745C">
        <w:t>Meteorológicos precisos</w:t>
      </w:r>
      <w:bookmarkEnd w:id="9"/>
      <w:r w:rsidR="00CF745C">
        <w:t xml:space="preserve"> </w:t>
      </w:r>
      <w:r>
        <w:t xml:space="preserve"> </w:t>
      </w:r>
    </w:p>
    <w:p w14:paraId="7A385050" w14:textId="77777777" w:rsidR="00CF745C" w:rsidRDefault="00CF745C" w:rsidP="00851779">
      <w:pPr>
        <w:keepNext/>
        <w:spacing w:before="120" w:after="120" w:line="360" w:lineRule="auto"/>
        <w:ind w:left="0" w:right="0" w:firstLine="851"/>
      </w:pPr>
      <w:r>
        <w:t xml:space="preserve">O medidor meteorológico, pode resolver o problema de coleta de dados precisos e confiáveis sobre as condições meteorológicas de um determinado local. Ele pode ajudar a medir a temperatura, umidade, pressão atmosférica, direção e velocidade do vento, entre outras variáveis meteorológicas. </w:t>
      </w:r>
    </w:p>
    <w:p w14:paraId="4BB41806" w14:textId="6345B01F" w:rsidR="00F95C33" w:rsidRDefault="00CF745C" w:rsidP="00E70584">
      <w:pPr>
        <w:keepNext/>
        <w:spacing w:before="120" w:after="120" w:line="360" w:lineRule="auto"/>
        <w:ind w:left="0" w:right="0" w:firstLine="851"/>
      </w:pPr>
      <w:r>
        <w:t xml:space="preserve">Com essas informações em mãos, as pessoas podem tomar decisões mais informadas e eficazes em diversas áreas. A coleta de informações precisas sobre as condições meteorológicas em um determinado local é essencial para várias atividades que dependem do clima e das condições atmosféricas. Agricultura, aviação, construção, previsão do tempo e muitas outras áreas requerem dados meteorológicos precisos para tomar decisões informadas e eficazes. Sem essas informações, podem ocorrer riscos à segurança, perda de recursos e ineficiência em diversas atividades. </w:t>
      </w:r>
    </w:p>
    <w:p w14:paraId="63623823" w14:textId="1F6A4A83" w:rsidR="00F95C33" w:rsidRDefault="00EA08A9" w:rsidP="00851779">
      <w:pPr>
        <w:pStyle w:val="Ttulo3"/>
        <w:keepLines w:val="0"/>
        <w:spacing w:before="120" w:after="120" w:line="360" w:lineRule="auto"/>
        <w:ind w:right="0"/>
      </w:pPr>
      <w:bookmarkStart w:id="10" w:name="_Toc143388786"/>
      <w:r>
        <w:t>O problema d</w:t>
      </w:r>
      <w:r w:rsidR="00CF745C">
        <w:t>e aproveitamento da safra</w:t>
      </w:r>
      <w:bookmarkEnd w:id="10"/>
      <w:r w:rsidR="00CF745C">
        <w:t xml:space="preserve"> </w:t>
      </w:r>
    </w:p>
    <w:p w14:paraId="4B3F2061" w14:textId="56674802" w:rsidR="00CF745C" w:rsidRDefault="00CF745C" w:rsidP="00851779">
      <w:pPr>
        <w:keepNext/>
        <w:spacing w:before="120" w:after="120" w:line="360" w:lineRule="auto"/>
        <w:ind w:left="0" w:right="0" w:firstLine="851"/>
      </w:pPr>
      <w:r>
        <w:t>É o uso dos dados meteorológicos pelos agricultores, que podem fazer escolhas cruciais, como decidir o momento exato para plantar e colher suas safras. Essas informações meteorológicas também desempenham um papel vital na construção de infraestruturas, como pontes e estradas, garantindo que essas estruturas sejam seguras e resilientes às adversidades climáticas.</w:t>
      </w:r>
    </w:p>
    <w:p w14:paraId="1D444244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Em síntese, o medidor meteorológico assume um papel de destaque como uma ferramenta inestimável na solução do desafio de coletar dados meteorológicos precisos e confiáveis em locais específicos. Com tais informações em suas mãos, as </w:t>
      </w:r>
      <w:r>
        <w:lastRenderedPageBreak/>
        <w:t xml:space="preserve">pessoas estão aptas a tomar decisões embasadas e altamente efetivas em diversas esferas, salvaguardando a segurança, eficiência e desempenho de suas atividades. </w:t>
      </w:r>
    </w:p>
    <w:p w14:paraId="5A566E9C" w14:textId="77777777" w:rsidR="00F86E76" w:rsidRDefault="00F86E76" w:rsidP="00F86E76">
      <w:pPr>
        <w:pStyle w:val="Ttulo2"/>
        <w:keepLines w:val="0"/>
        <w:spacing w:before="240" w:after="240" w:line="240" w:lineRule="auto"/>
        <w:ind w:right="0"/>
        <w:jc w:val="left"/>
      </w:pPr>
      <w:r>
        <w:t>TECNOLOGIAS</w:t>
      </w:r>
    </w:p>
    <w:p w14:paraId="782ACE41" w14:textId="77777777" w:rsidR="00E76FF9" w:rsidRPr="007C2F78" w:rsidRDefault="00E76FF9" w:rsidP="0023623D">
      <w:pPr>
        <w:keepNext/>
        <w:spacing w:before="120" w:after="120" w:line="360" w:lineRule="auto"/>
        <w:ind w:left="0" w:right="0" w:firstLine="851"/>
      </w:pPr>
      <w:bookmarkStart w:id="11" w:name="_Toc143388787"/>
      <w:r>
        <w:t>Neste capítulo, investigamos as tecnologias utilizadas, que englobam desde os componentes físicos até os softwares adotados, realizando uma análise minuciosa de cada um desses elementos.</w:t>
      </w:r>
    </w:p>
    <w:p w14:paraId="1D377A0B" w14:textId="77777777" w:rsidR="00E76FF9" w:rsidRPr="000C0348" w:rsidRDefault="00E76FF9" w:rsidP="00E76FF9">
      <w:pPr>
        <w:pStyle w:val="Ttulo3"/>
        <w:keepLines w:val="0"/>
        <w:spacing w:before="120" w:after="120" w:line="240" w:lineRule="auto"/>
        <w:ind w:right="0"/>
        <w:jc w:val="left"/>
        <w:rPr>
          <w:bCs/>
        </w:rPr>
      </w:pPr>
      <w:bookmarkStart w:id="12" w:name="_Toc143388788"/>
      <w:r w:rsidRPr="000C0348">
        <w:rPr>
          <w:bCs/>
        </w:rPr>
        <w:t>Hardware</w:t>
      </w:r>
      <w:bookmarkEnd w:id="12"/>
    </w:p>
    <w:p w14:paraId="7451B728" w14:textId="55CA8614" w:rsidR="00E76FF9" w:rsidRPr="00D94EFF" w:rsidRDefault="00E76FF9" w:rsidP="0023623D">
      <w:pPr>
        <w:keepNext/>
        <w:spacing w:before="120" w:after="120" w:line="360" w:lineRule="auto"/>
        <w:ind w:left="0" w:right="0" w:firstLine="708"/>
      </w:pPr>
      <w:r w:rsidRPr="007C2F78">
        <w:t xml:space="preserve">Neste capítulo, exploramos os aspectos relacionados ao hardware do projeto, com ênfase especial no microcontrolador e no sensor. Além disso, apresentamos diversos componentes menores amplamente reconhecidos, como LEDs e </w:t>
      </w:r>
      <w:proofErr w:type="spellStart"/>
      <w:r w:rsidRPr="007C2F78">
        <w:t>buzzers</w:t>
      </w:r>
      <w:proofErr w:type="spellEnd"/>
      <w:r w:rsidRPr="007C2F78">
        <w:t>, que desempenham papéis essenciais no sistema.</w:t>
      </w:r>
      <w:bookmarkStart w:id="13" w:name="_Toc143388789"/>
    </w:p>
    <w:p w14:paraId="7DEC7E73" w14:textId="77777777" w:rsidR="00E76FF9" w:rsidRDefault="00E76FF9" w:rsidP="00E76FF9">
      <w:pPr>
        <w:pStyle w:val="Ttulo4"/>
        <w:keepLines w:val="0"/>
        <w:spacing w:before="120" w:after="120" w:line="360" w:lineRule="auto"/>
        <w:ind w:left="0" w:right="0"/>
      </w:pPr>
      <w:r>
        <w:t>Arduino uno R3</w:t>
      </w:r>
      <w:bookmarkEnd w:id="13"/>
      <w:r>
        <w:t xml:space="preserve"> </w:t>
      </w:r>
    </w:p>
    <w:p w14:paraId="74BC0AF8" w14:textId="77777777" w:rsidR="00E76FF9" w:rsidRDefault="00E76FF9" w:rsidP="000D18F4">
      <w:pPr>
        <w:spacing w:before="120" w:after="120" w:line="360" w:lineRule="auto"/>
        <w:ind w:left="0" w:right="0" w:firstLine="709"/>
      </w:pPr>
      <w:r>
        <w:t>O Arduino Uno R3 é uma das placas de desenvolvimento mais populares e amplamente utilizadas no mundo da eletrônica e da programação de microcontroladores. Com base no microcontrolador ATmega328P da Atmel, esta placa oferece uma plataforma acessível e versátil para entusiastas e profissionais que desejam criar uma ampla variedade de projetos eletrônicos. O Arduino Uno R3 é conhecido por sua simplicidade de uso, o que o torna uma escolha excelente para iniciantes. Ele possui uma variedade de pinos de entrada/saída digital e analógica que podem ser facilmente programados usando a linguagem de programação Arduino, e sua ampla comunidade de usuários e recursos online oferece suporte e tutoriais para ajudar os criadores a dar vida às suas ideias.</w:t>
      </w:r>
    </w:p>
    <w:p w14:paraId="6CFDBC69" w14:textId="77777777" w:rsidR="00E76FF9" w:rsidRDefault="00E76FF9" w:rsidP="000D18F4">
      <w:pPr>
        <w:spacing w:before="120" w:after="120" w:line="360" w:lineRule="auto"/>
        <w:ind w:left="0" w:right="0" w:firstLine="709"/>
      </w:pPr>
      <w:r>
        <w:t>Além disso, o Arduino Uno R3 é altamente expansível, permitindo que os usuários conectem módulos adicionais, sensores e atuadores para personalizar seus projetos de acordo com suas necessidades específicas. Sua combinação de facilidade de uso, acessibilidade e flexibilidade torna o Arduino Uno R3 uma escolha valiosa para projetos que variam desde robótica simples até sistemas de automação residencial complexos e dispositivos de monitoramento ambiental. Seja você um novato em eletrônica ou um engenheiro experiente, o Arduino Uno R3 oferece um ponto de partida sólido e confiável para transformar suas ideias em realidade.</w:t>
      </w:r>
    </w:p>
    <w:p w14:paraId="5D31ECC6" w14:textId="77777777" w:rsidR="00E76FF9" w:rsidRPr="00A16295" w:rsidRDefault="00E76FF9" w:rsidP="00E76FF9">
      <w:pPr>
        <w:pStyle w:val="Legenda"/>
        <w:keepNext/>
        <w:spacing w:before="120" w:after="120"/>
        <w:ind w:left="0" w:right="0" w:firstLine="0"/>
        <w:jc w:val="center"/>
        <w:rPr>
          <w:i w:val="0"/>
          <w:iCs w:val="0"/>
          <w:color w:val="auto"/>
          <w:sz w:val="24"/>
          <w:szCs w:val="24"/>
        </w:rPr>
      </w:pPr>
      <w:bookmarkStart w:id="14" w:name="_Toc142476617"/>
      <w:bookmarkStart w:id="15" w:name="_Toc148839439"/>
      <w:r w:rsidRPr="00A16295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0C0494">
        <w:rPr>
          <w:i w:val="0"/>
          <w:iCs w:val="0"/>
          <w:color w:val="auto"/>
          <w:sz w:val="24"/>
          <w:szCs w:val="24"/>
        </w:rPr>
        <w:fldChar w:fldCharType="begin"/>
      </w:r>
      <w:r w:rsidR="000C0494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0C0494">
        <w:rPr>
          <w:i w:val="0"/>
          <w:iCs w:val="0"/>
          <w:color w:val="auto"/>
          <w:sz w:val="24"/>
          <w:szCs w:val="24"/>
        </w:rPr>
        <w:fldChar w:fldCharType="separate"/>
      </w:r>
      <w:r w:rsidR="000C0494">
        <w:rPr>
          <w:i w:val="0"/>
          <w:iCs w:val="0"/>
          <w:noProof/>
          <w:color w:val="auto"/>
          <w:sz w:val="24"/>
          <w:szCs w:val="24"/>
        </w:rPr>
        <w:t>1</w:t>
      </w:r>
      <w:r w:rsidR="000C0494">
        <w:rPr>
          <w:i w:val="0"/>
          <w:iCs w:val="0"/>
          <w:color w:val="auto"/>
          <w:sz w:val="24"/>
          <w:szCs w:val="24"/>
        </w:rPr>
        <w:fldChar w:fldCharType="end"/>
      </w:r>
      <w:r w:rsidRPr="00A16295">
        <w:rPr>
          <w:i w:val="0"/>
          <w:iCs w:val="0"/>
          <w:color w:val="auto"/>
          <w:sz w:val="24"/>
          <w:szCs w:val="24"/>
        </w:rPr>
        <w:t xml:space="preserve"> - ARDUINO UNO R3</w:t>
      </w:r>
      <w:bookmarkEnd w:id="14"/>
      <w:bookmarkEnd w:id="15"/>
    </w:p>
    <w:p w14:paraId="5F553FAB" w14:textId="77777777" w:rsidR="00E76FF9" w:rsidRDefault="00E76FF9" w:rsidP="00E76FF9">
      <w:pPr>
        <w:spacing w:after="9" w:line="259" w:lineRule="auto"/>
        <w:ind w:left="0" w:right="60" w:firstLine="0"/>
        <w:jc w:val="center"/>
      </w:pPr>
      <w:r>
        <w:rPr>
          <w:noProof/>
        </w:rPr>
        <w:drawing>
          <wp:inline distT="0" distB="0" distL="0" distR="0" wp14:anchorId="1989A4B9" wp14:editId="508116C9">
            <wp:extent cx="2636139" cy="1736725"/>
            <wp:effectExtent l="0" t="0" r="0" b="0"/>
            <wp:docPr id="1175119730" name="Imagem 1175119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Picture 14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6139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7877DC" w14:textId="77777777" w:rsidR="00E76FF9" w:rsidRDefault="00E76FF9" w:rsidP="00E76FF9">
      <w:pPr>
        <w:spacing w:after="0" w:line="240" w:lineRule="auto"/>
        <w:ind w:left="0" w:right="0" w:firstLine="0"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Arduino Uno R3</w:t>
      </w:r>
      <w:r>
        <w:rPr>
          <w:sz w:val="20"/>
        </w:rPr>
        <w:t xml:space="preserve">. Baú da Eletrônica. </w:t>
      </w:r>
    </w:p>
    <w:p w14:paraId="7C9B0C9C" w14:textId="77777777" w:rsidR="00E76FF9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16" w:name="_Toc143388790"/>
      <w:r>
        <w:t>Ethernet Shield W5100</w:t>
      </w:r>
      <w:bookmarkEnd w:id="16"/>
      <w:r>
        <w:t xml:space="preserve"> </w:t>
      </w:r>
    </w:p>
    <w:p w14:paraId="633FA6C5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O Ethernet Shield W5100 é um componente que viabiliza a conexão da placa Arduino com a internet, permitindo a transmissão online de dados coletados por sensores. Para utilizá-lo, basta conectá-lo ao Arduino e ao modem/roteador por meio de um cabo ethernet com conectores RJ45.</w:t>
      </w:r>
    </w:p>
    <w:p w14:paraId="1BEDB533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O </w:t>
      </w:r>
      <w:proofErr w:type="spellStart"/>
      <w:r>
        <w:t>shield</w:t>
      </w:r>
      <w:proofErr w:type="spellEnd"/>
      <w:r>
        <w:t xml:space="preserve"> é composto por um chip ethernet W5100, fabricado pela </w:t>
      </w:r>
      <w:proofErr w:type="spellStart"/>
      <w:r>
        <w:t>WIZnet</w:t>
      </w:r>
      <w:proofErr w:type="spellEnd"/>
      <w:r>
        <w:t xml:space="preserve">, que possibilita o acesso à rede IP através dos protocolos TCP ou UDP. Suas funcionalidades são configuradas através das bibliotecas Ethernet Library e SD Library, e ele suporta até quatro conexões independentes simultâneas. Com essa capacidade, torna-se uma solução poderosa para projetos que requerem comunicação online, agregando recursos e conectividade à plataforma Arduino. </w:t>
      </w:r>
    </w:p>
    <w:p w14:paraId="094D3302" w14:textId="77777777" w:rsidR="00E76FF9" w:rsidRPr="00084DA5" w:rsidRDefault="00E76FF9" w:rsidP="00ED24CE">
      <w:pPr>
        <w:pStyle w:val="Legenda"/>
        <w:keepNext/>
        <w:spacing w:before="120" w:after="120"/>
        <w:ind w:left="0" w:right="0" w:firstLine="0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bookmarkStart w:id="17" w:name="_Toc148839440"/>
      <w:r w:rsidRPr="00084DA5">
        <w:rPr>
          <w:i w:val="0"/>
          <w:iCs w:val="0"/>
          <w:color w:val="000000" w:themeColor="text1"/>
          <w:sz w:val="24"/>
          <w:szCs w:val="24"/>
          <w:lang w:val="en-US"/>
        </w:rPr>
        <w:t xml:space="preserve">FIGURA </w:t>
      </w:r>
      <w:r w:rsidR="000C0494">
        <w:rPr>
          <w:i w:val="0"/>
          <w:iCs w:val="0"/>
          <w:color w:val="000000" w:themeColor="text1"/>
          <w:sz w:val="24"/>
          <w:szCs w:val="24"/>
          <w:lang w:val="en-US"/>
        </w:rPr>
        <w:fldChar w:fldCharType="begin"/>
      </w:r>
      <w:r w:rsidR="000C0494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Figura \* ARABIC </w:instrText>
      </w:r>
      <w:r w:rsidR="000C0494">
        <w:rPr>
          <w:i w:val="0"/>
          <w:iCs w:val="0"/>
          <w:color w:val="000000" w:themeColor="text1"/>
          <w:sz w:val="24"/>
          <w:szCs w:val="24"/>
          <w:lang w:val="en-US"/>
        </w:rPr>
        <w:fldChar w:fldCharType="separate"/>
      </w:r>
      <w:r w:rsidR="000C0494">
        <w:rPr>
          <w:i w:val="0"/>
          <w:iCs w:val="0"/>
          <w:noProof/>
          <w:color w:val="000000" w:themeColor="text1"/>
          <w:sz w:val="24"/>
          <w:szCs w:val="24"/>
          <w:lang w:val="en-US"/>
        </w:rPr>
        <w:t>2</w:t>
      </w:r>
      <w:r w:rsidR="000C0494">
        <w:rPr>
          <w:i w:val="0"/>
          <w:iCs w:val="0"/>
          <w:color w:val="000000" w:themeColor="text1"/>
          <w:sz w:val="24"/>
          <w:szCs w:val="24"/>
          <w:lang w:val="en-US"/>
        </w:rPr>
        <w:fldChar w:fldCharType="end"/>
      </w:r>
      <w:r w:rsidRPr="00084DA5">
        <w:rPr>
          <w:i w:val="0"/>
          <w:iCs w:val="0"/>
          <w:color w:val="000000" w:themeColor="text1"/>
          <w:sz w:val="24"/>
          <w:szCs w:val="24"/>
          <w:lang w:val="en-US"/>
        </w:rPr>
        <w:t xml:space="preserve"> - ETHERNET SHIELD W5100</w:t>
      </w:r>
      <w:bookmarkEnd w:id="17"/>
    </w:p>
    <w:p w14:paraId="71AA8028" w14:textId="77777777" w:rsidR="00E76FF9" w:rsidRPr="00084DA5" w:rsidRDefault="00E76FF9" w:rsidP="00E76FF9">
      <w:pPr>
        <w:spacing w:after="9" w:line="259" w:lineRule="auto"/>
        <w:ind w:left="793" w:righ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540519" wp14:editId="49544F06">
            <wp:extent cx="2026412" cy="1545590"/>
            <wp:effectExtent l="0" t="0" r="0" b="0"/>
            <wp:docPr id="1989381993" name="Imagem 1989381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6412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DA5">
        <w:rPr>
          <w:lang w:val="en-US"/>
        </w:rPr>
        <w:t xml:space="preserve"> </w:t>
      </w:r>
    </w:p>
    <w:p w14:paraId="350373B8" w14:textId="77777777" w:rsidR="00E76FF9" w:rsidRPr="00D24C88" w:rsidRDefault="00E76FF9" w:rsidP="00E76FF9">
      <w:pPr>
        <w:spacing w:after="0" w:line="240" w:lineRule="auto"/>
        <w:ind w:left="0" w:right="0" w:firstLine="0"/>
        <w:jc w:val="center"/>
        <w:rPr>
          <w:lang w:val="en-US"/>
        </w:rPr>
      </w:pPr>
      <w:r w:rsidRPr="00084DA5">
        <w:rPr>
          <w:sz w:val="20"/>
          <w:lang w:val="en-US"/>
        </w:rPr>
        <w:t xml:space="preserve">FONTE: </w:t>
      </w:r>
      <w:r w:rsidRPr="00084DA5">
        <w:rPr>
          <w:b/>
          <w:sz w:val="20"/>
          <w:lang w:val="en-US"/>
        </w:rPr>
        <w:t>Ethernet Shield W5100</w:t>
      </w:r>
      <w:r>
        <w:rPr>
          <w:sz w:val="20"/>
          <w:lang w:val="en-US"/>
        </w:rPr>
        <w:t>.</w:t>
      </w:r>
      <w:r w:rsidRPr="00084DA5">
        <w:rPr>
          <w:sz w:val="20"/>
          <w:lang w:val="en-US"/>
        </w:rPr>
        <w:t xml:space="preserve"> </w:t>
      </w:r>
      <w:proofErr w:type="spellStart"/>
      <w:r w:rsidRPr="00D24C88">
        <w:rPr>
          <w:sz w:val="20"/>
          <w:lang w:val="en-US"/>
        </w:rPr>
        <w:t>FilipeFlop</w:t>
      </w:r>
      <w:proofErr w:type="spellEnd"/>
      <w:r w:rsidRPr="00D24C88">
        <w:rPr>
          <w:sz w:val="20"/>
          <w:lang w:val="en-US"/>
        </w:rPr>
        <w:t>.</w:t>
      </w:r>
    </w:p>
    <w:p w14:paraId="607B36FA" w14:textId="77777777" w:rsidR="00E76FF9" w:rsidRPr="00312FB1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18" w:name="_Toc143388791"/>
      <w:r>
        <w:t>Sensor TSL2561</w:t>
      </w:r>
      <w:bookmarkEnd w:id="18"/>
      <w:r>
        <w:t xml:space="preserve"> </w:t>
      </w:r>
    </w:p>
    <w:p w14:paraId="71F90C8E" w14:textId="77777777" w:rsidR="00E76FF9" w:rsidRDefault="00E76FF9" w:rsidP="00E76FF9">
      <w:pPr>
        <w:pStyle w:val="Legenda"/>
        <w:keepNext/>
        <w:spacing w:before="120" w:after="120" w:line="360" w:lineRule="auto"/>
        <w:ind w:left="0" w:right="0" w:firstLine="851"/>
        <w:rPr>
          <w:i w:val="0"/>
          <w:iCs w:val="0"/>
          <w:color w:val="000000"/>
          <w:sz w:val="24"/>
          <w:szCs w:val="22"/>
        </w:rPr>
      </w:pPr>
      <w:r w:rsidRPr="00312FB1">
        <w:rPr>
          <w:i w:val="0"/>
          <w:iCs w:val="0"/>
          <w:color w:val="000000"/>
          <w:sz w:val="24"/>
          <w:szCs w:val="22"/>
        </w:rPr>
        <w:t xml:space="preserve">O sensor TSL2561 é um dispositivo usado para medir a intensidade de luz em ambientes. Ele é baseado na tecnologia de detecção de luz digital e é capaz de medir tanto a luz visível quanto a luz infravermelha, o que o torna adequado para uma variedade de aplicações. O TSL2561 oferece uma alta resolução de medição, </w:t>
      </w:r>
      <w:r w:rsidRPr="00312FB1">
        <w:rPr>
          <w:i w:val="0"/>
          <w:iCs w:val="0"/>
          <w:color w:val="000000"/>
          <w:sz w:val="24"/>
          <w:szCs w:val="22"/>
        </w:rPr>
        <w:lastRenderedPageBreak/>
        <w:t xml:space="preserve">permitindo que os usuários obtenham informações detalhadas sobre os níveis de luz em diferentes condições. </w:t>
      </w:r>
    </w:p>
    <w:p w14:paraId="7A638776" w14:textId="77777777" w:rsidR="00E76FF9" w:rsidRDefault="00E76FF9" w:rsidP="00E76FF9">
      <w:pPr>
        <w:pStyle w:val="Legenda"/>
        <w:keepNext/>
        <w:spacing w:before="120" w:after="120" w:line="360" w:lineRule="auto"/>
        <w:ind w:left="0" w:right="0" w:firstLine="851"/>
        <w:rPr>
          <w:i w:val="0"/>
          <w:iCs w:val="0"/>
          <w:color w:val="000000"/>
          <w:sz w:val="24"/>
          <w:szCs w:val="22"/>
        </w:rPr>
      </w:pPr>
      <w:r w:rsidRPr="00312FB1">
        <w:rPr>
          <w:i w:val="0"/>
          <w:iCs w:val="0"/>
          <w:color w:val="000000"/>
          <w:sz w:val="24"/>
          <w:szCs w:val="22"/>
        </w:rPr>
        <w:t>Esse sensor é amplamente utilizado em sistemas de iluminação inteligente, dispositivos de controle de exposição em câmeras, aparelhos eletrônicos e muitas outras aplicações onde a detecção precisa de luz é fundamental. Sua capacidade de medir diferentes faixas de luz torna o TSL2561 uma escolha versátil para projetos que envolvam monitoramento e controle de iluminação.</w:t>
      </w:r>
    </w:p>
    <w:p w14:paraId="5750BF03" w14:textId="77777777" w:rsidR="00E76FF9" w:rsidRPr="00A16295" w:rsidRDefault="00E76FF9" w:rsidP="00E76FF9">
      <w:pPr>
        <w:pStyle w:val="Legenda"/>
        <w:keepNext/>
        <w:spacing w:before="120" w:after="120"/>
        <w:ind w:left="0" w:right="0" w:firstLine="0"/>
        <w:jc w:val="center"/>
        <w:rPr>
          <w:i w:val="0"/>
          <w:color w:val="auto"/>
          <w:sz w:val="24"/>
          <w:szCs w:val="24"/>
        </w:rPr>
      </w:pPr>
      <w:bookmarkStart w:id="19" w:name="_Toc148839441"/>
      <w:r w:rsidRPr="00A16295">
        <w:rPr>
          <w:i w:val="0"/>
          <w:color w:val="auto"/>
          <w:sz w:val="24"/>
          <w:szCs w:val="24"/>
        </w:rPr>
        <w:t xml:space="preserve">FIGURA </w:t>
      </w:r>
      <w:r w:rsidR="000C0494">
        <w:rPr>
          <w:i w:val="0"/>
          <w:color w:val="auto"/>
          <w:sz w:val="24"/>
          <w:szCs w:val="24"/>
        </w:rPr>
        <w:fldChar w:fldCharType="begin"/>
      </w:r>
      <w:r w:rsidR="000C0494">
        <w:rPr>
          <w:i w:val="0"/>
          <w:color w:val="auto"/>
          <w:sz w:val="24"/>
          <w:szCs w:val="24"/>
        </w:rPr>
        <w:instrText xml:space="preserve"> SEQ Figura \* ARABIC </w:instrText>
      </w:r>
      <w:r w:rsidR="000C0494">
        <w:rPr>
          <w:i w:val="0"/>
          <w:color w:val="auto"/>
          <w:sz w:val="24"/>
          <w:szCs w:val="24"/>
        </w:rPr>
        <w:fldChar w:fldCharType="separate"/>
      </w:r>
      <w:r w:rsidR="000C0494">
        <w:rPr>
          <w:i w:val="0"/>
          <w:noProof/>
          <w:color w:val="auto"/>
          <w:sz w:val="24"/>
          <w:szCs w:val="24"/>
        </w:rPr>
        <w:t>3</w:t>
      </w:r>
      <w:r w:rsidR="000C0494">
        <w:rPr>
          <w:i w:val="0"/>
          <w:color w:val="auto"/>
          <w:sz w:val="24"/>
          <w:szCs w:val="24"/>
        </w:rPr>
        <w:fldChar w:fldCharType="end"/>
      </w:r>
      <w:r w:rsidRPr="00A16295">
        <w:rPr>
          <w:i w:val="0"/>
          <w:color w:val="auto"/>
          <w:sz w:val="24"/>
          <w:szCs w:val="24"/>
        </w:rPr>
        <w:t xml:space="preserve"> - SENSOR TSL2561</w:t>
      </w:r>
      <w:bookmarkEnd w:id="19"/>
    </w:p>
    <w:p w14:paraId="4FBCCDC0" w14:textId="77777777" w:rsidR="00E76FF9" w:rsidRDefault="00E76FF9" w:rsidP="00E76FF9">
      <w:pPr>
        <w:keepNext/>
        <w:spacing w:after="28" w:line="259" w:lineRule="auto"/>
        <w:ind w:left="791" w:right="0" w:firstLine="0"/>
        <w:jc w:val="center"/>
      </w:pPr>
      <w:commentRangeStart w:id="20"/>
      <w:r>
        <w:rPr>
          <w:noProof/>
        </w:rPr>
        <w:drawing>
          <wp:inline distT="0" distB="0" distL="0" distR="0" wp14:anchorId="2F2FCF61" wp14:editId="3C931149">
            <wp:extent cx="2881423" cy="2264434"/>
            <wp:effectExtent l="0" t="0" r="0" b="2540"/>
            <wp:docPr id="128653460" name="Imagem 128653460" descr="Sensor De Luz Luxímetro Tsl2561 Arduino - 0201 | Mercado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 De Luz Luxímetro Tsl2561 Arduino - 0201 | MercadoLiv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73" cy="227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rPr>
          <w:rStyle w:val="Refdecomentrio"/>
        </w:rPr>
        <w:commentReference w:id="20"/>
      </w:r>
    </w:p>
    <w:p w14:paraId="192E1BAA" w14:textId="77777777" w:rsidR="00E76FF9" w:rsidRPr="00F347B0" w:rsidRDefault="00E76FF9" w:rsidP="00E76FF9">
      <w:pPr>
        <w:spacing w:after="0" w:line="240" w:lineRule="auto"/>
        <w:ind w:left="0" w:right="0" w:firstLine="0"/>
        <w:jc w:val="center"/>
      </w:pPr>
      <w:r>
        <w:rPr>
          <w:sz w:val="20"/>
        </w:rPr>
        <w:t>FONTE:</w:t>
      </w:r>
      <w:r w:rsidRPr="00DB0F21">
        <w:t xml:space="preserve"> </w:t>
      </w:r>
      <w:r w:rsidRPr="00DB0F21">
        <w:rPr>
          <w:b/>
          <w:sz w:val="20"/>
        </w:rPr>
        <w:t>Sensor De Luz Luxímetro Tsl2561 Arduino</w:t>
      </w:r>
      <w:r>
        <w:rPr>
          <w:sz w:val="20"/>
        </w:rPr>
        <w:t>. Mercado Livre.</w:t>
      </w:r>
    </w:p>
    <w:p w14:paraId="18E8053A" w14:textId="77777777" w:rsidR="00E76FF9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21" w:name="_Toc143388792"/>
      <w:r>
        <w:t>Sensor BME280</w:t>
      </w:r>
      <w:bookmarkEnd w:id="21"/>
    </w:p>
    <w:p w14:paraId="181D4BF4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 w:rsidRPr="00FC6DF1">
        <w:t xml:space="preserve">O sensor BME280 é um componente ambiental versátil, capaz de medir temperatura, umidade e pressão atmosférica com alta precisão. Sua faixa de medição abrange desde -40°C a 85°C para temperatura ambiente, 0% a 100% para umidade relativa do ar e 300hPa a 1100hPa para pressão atmosférica. Ele se comunica com a placa Arduino através dos protocolos I2C ou SPI, e destaca-se por um baixo consumo </w:t>
      </w:r>
      <w:r w:rsidRPr="00FC6DF1">
        <w:lastRenderedPageBreak/>
        <w:t xml:space="preserve">de energia, tornando-o ideal para projetos que utilizam dispositivos alimentados por bateria. </w:t>
      </w:r>
    </w:p>
    <w:p w14:paraId="36F786DD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 w:rsidRPr="00FC6DF1">
        <w:t>Com dimensões compactas, o sensor BME280 é uma escolha conveniente para projetos que exigem economia de espaço. Sua notável precisão nas medições o torna uma opção valiosa para diversas aplicações.</w:t>
      </w:r>
      <w:r>
        <w:tab/>
      </w:r>
    </w:p>
    <w:p w14:paraId="50FDA11A" w14:textId="77777777" w:rsidR="00E76FF9" w:rsidRPr="00A16295" w:rsidRDefault="00E76FF9" w:rsidP="00E76FF9">
      <w:pPr>
        <w:pStyle w:val="Legenda"/>
        <w:keepNext/>
        <w:spacing w:before="120" w:after="120"/>
        <w:ind w:left="0" w:right="0" w:firstLine="0"/>
        <w:jc w:val="center"/>
        <w:rPr>
          <w:i w:val="0"/>
          <w:color w:val="auto"/>
          <w:sz w:val="24"/>
          <w:szCs w:val="24"/>
        </w:rPr>
      </w:pPr>
      <w:bookmarkStart w:id="22" w:name="_Toc148839442"/>
      <w:r w:rsidRPr="00A16295">
        <w:rPr>
          <w:i w:val="0"/>
          <w:color w:val="auto"/>
          <w:sz w:val="24"/>
          <w:szCs w:val="24"/>
        </w:rPr>
        <w:t xml:space="preserve">FIGURA </w:t>
      </w:r>
      <w:r w:rsidR="000C0494">
        <w:rPr>
          <w:i w:val="0"/>
          <w:color w:val="auto"/>
          <w:sz w:val="24"/>
          <w:szCs w:val="24"/>
        </w:rPr>
        <w:fldChar w:fldCharType="begin"/>
      </w:r>
      <w:r w:rsidR="000C0494">
        <w:rPr>
          <w:i w:val="0"/>
          <w:color w:val="auto"/>
          <w:sz w:val="24"/>
          <w:szCs w:val="24"/>
        </w:rPr>
        <w:instrText xml:space="preserve"> SEQ Figura \* ARABIC </w:instrText>
      </w:r>
      <w:r w:rsidR="000C0494">
        <w:rPr>
          <w:i w:val="0"/>
          <w:color w:val="auto"/>
          <w:sz w:val="24"/>
          <w:szCs w:val="24"/>
        </w:rPr>
        <w:fldChar w:fldCharType="separate"/>
      </w:r>
      <w:r w:rsidR="000C0494">
        <w:rPr>
          <w:i w:val="0"/>
          <w:noProof/>
          <w:color w:val="auto"/>
          <w:sz w:val="24"/>
          <w:szCs w:val="24"/>
        </w:rPr>
        <w:t>4</w:t>
      </w:r>
      <w:r w:rsidR="000C0494">
        <w:rPr>
          <w:i w:val="0"/>
          <w:color w:val="auto"/>
          <w:sz w:val="24"/>
          <w:szCs w:val="24"/>
        </w:rPr>
        <w:fldChar w:fldCharType="end"/>
      </w:r>
      <w:r w:rsidRPr="00A16295">
        <w:rPr>
          <w:i w:val="0"/>
          <w:color w:val="auto"/>
          <w:sz w:val="24"/>
          <w:szCs w:val="24"/>
        </w:rPr>
        <w:t xml:space="preserve"> - SENSOR BME 280</w:t>
      </w:r>
      <w:bookmarkEnd w:id="22"/>
    </w:p>
    <w:p w14:paraId="2D1A53F7" w14:textId="77777777" w:rsidR="00E76FF9" w:rsidRDefault="00E76FF9" w:rsidP="00E76FF9">
      <w:pPr>
        <w:spacing w:after="28" w:line="259" w:lineRule="auto"/>
        <w:ind w:left="791" w:right="0" w:firstLine="0"/>
        <w:jc w:val="center"/>
      </w:pPr>
      <w:commentRangeStart w:id="23"/>
      <w:r>
        <w:rPr>
          <w:noProof/>
        </w:rPr>
        <w:drawing>
          <wp:inline distT="0" distB="0" distL="0" distR="0" wp14:anchorId="65B54E81" wp14:editId="1082EF2D">
            <wp:extent cx="2727298" cy="2727298"/>
            <wp:effectExtent l="0" t="0" r="0" b="0"/>
            <wp:docPr id="122242619" name="Imagem 122242619" descr="Barômetro BME280 | Sensor de Pressão Umidade Tempera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rômetro BME280 | Sensor de Pressão Umidade Temperatur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90" cy="274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rPr>
          <w:rStyle w:val="Refdecomentrio"/>
        </w:rPr>
        <w:commentReference w:id="23"/>
      </w:r>
      <w:r>
        <w:t xml:space="preserve"> </w:t>
      </w:r>
    </w:p>
    <w:p w14:paraId="6613E553" w14:textId="77777777" w:rsidR="00E76FF9" w:rsidRPr="00D41B78" w:rsidRDefault="00E76FF9" w:rsidP="00E76FF9">
      <w:pPr>
        <w:spacing w:after="0" w:line="240" w:lineRule="auto"/>
        <w:ind w:left="0" w:right="0" w:firstLine="0"/>
        <w:jc w:val="center"/>
        <w:rPr>
          <w:sz w:val="20"/>
          <w:szCs w:val="20"/>
        </w:rPr>
      </w:pPr>
      <w:r w:rsidRPr="00DB0F21">
        <w:rPr>
          <w:sz w:val="20"/>
          <w:szCs w:val="20"/>
        </w:rPr>
        <w:t xml:space="preserve">FONTE: </w:t>
      </w:r>
      <w:r w:rsidRPr="00DB0F21">
        <w:rPr>
          <w:b/>
          <w:sz w:val="20"/>
          <w:szCs w:val="20"/>
        </w:rPr>
        <w:t>Barômetro BME280 | Sensor de Pressão Umidade Temperatura GY-BME</w:t>
      </w:r>
      <w:r w:rsidRPr="00DB0F21">
        <w:rPr>
          <w:sz w:val="20"/>
          <w:szCs w:val="20"/>
        </w:rPr>
        <w:t xml:space="preserve">. </w:t>
      </w:r>
      <w:proofErr w:type="spellStart"/>
      <w:r w:rsidRPr="00DB0F21">
        <w:rPr>
          <w:sz w:val="20"/>
          <w:szCs w:val="20"/>
        </w:rPr>
        <w:t>EasyTronics</w:t>
      </w:r>
      <w:proofErr w:type="spellEnd"/>
      <w:r>
        <w:rPr>
          <w:sz w:val="20"/>
          <w:szCs w:val="20"/>
        </w:rPr>
        <w:t>.</w:t>
      </w:r>
    </w:p>
    <w:p w14:paraId="24517CA4" w14:textId="77777777" w:rsidR="00E76FF9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24" w:name="_Toc143388793"/>
      <w:r>
        <w:t>Sensor ML8511</w:t>
      </w:r>
      <w:bookmarkEnd w:id="24"/>
    </w:p>
    <w:p w14:paraId="65277119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O sensor ML8511 é um dispositivo ultravioleta projetado para trabalhar em conjunto com placas Arduino, permitindo medir a intensidade da radiação UV. Suas principais características incluem a capacidade de medir radiação UV na faixa de comprimento de onda de 280 a 390 </w:t>
      </w:r>
      <w:proofErr w:type="spellStart"/>
      <w:r>
        <w:t>nm</w:t>
      </w:r>
      <w:proofErr w:type="spellEnd"/>
      <w:r>
        <w:t xml:space="preserve">, fornece uma saída analógica proporcional à intensidade detectada e possuir alta sensibilidade para capturar pequenas variações na radiação. </w:t>
      </w:r>
    </w:p>
    <w:p w14:paraId="352ABDE6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 w:rsidRPr="00FC6DF1">
        <w:t xml:space="preserve">Além disso, o sensor possui baixo consumo de energia, facilitando sua alimentação diretamente pela placa Arduino, e não requer circuitos externos complicados para operação. Ele também conta com um filtro que protege contra a luz visível, permitindo a detecção precisa apenas da radiação UV, tornando-o uma escolha versátil com aplicações diversas, incluindo detecção de raios UV prejudiciais, </w:t>
      </w:r>
      <w:r w:rsidRPr="00FC6DF1">
        <w:lastRenderedPageBreak/>
        <w:t>monitoramento de exposição solar e controle de qualidade de produtos sensíveis à radiação UV.</w:t>
      </w:r>
    </w:p>
    <w:p w14:paraId="43C3F706" w14:textId="77777777" w:rsidR="00E76FF9" w:rsidRPr="00A16295" w:rsidRDefault="00E76FF9" w:rsidP="00E76FF9">
      <w:pPr>
        <w:pStyle w:val="Legenda"/>
        <w:keepNext/>
        <w:spacing w:before="120" w:after="120"/>
        <w:ind w:left="0" w:right="0" w:firstLine="0"/>
        <w:jc w:val="center"/>
        <w:rPr>
          <w:i w:val="0"/>
          <w:color w:val="auto"/>
          <w:sz w:val="24"/>
        </w:rPr>
      </w:pPr>
      <w:bookmarkStart w:id="25" w:name="_Toc148839443"/>
      <w:r w:rsidRPr="00A16295">
        <w:rPr>
          <w:i w:val="0"/>
          <w:color w:val="auto"/>
          <w:sz w:val="24"/>
        </w:rPr>
        <w:t xml:space="preserve">FIGURA </w:t>
      </w:r>
      <w:r w:rsidR="000C0494">
        <w:rPr>
          <w:i w:val="0"/>
          <w:color w:val="auto"/>
          <w:sz w:val="24"/>
        </w:rPr>
        <w:fldChar w:fldCharType="begin"/>
      </w:r>
      <w:r w:rsidR="000C0494">
        <w:rPr>
          <w:i w:val="0"/>
          <w:color w:val="auto"/>
          <w:sz w:val="24"/>
        </w:rPr>
        <w:instrText xml:space="preserve"> SEQ Figura \* ARABIC </w:instrText>
      </w:r>
      <w:r w:rsidR="000C0494">
        <w:rPr>
          <w:i w:val="0"/>
          <w:color w:val="auto"/>
          <w:sz w:val="24"/>
        </w:rPr>
        <w:fldChar w:fldCharType="separate"/>
      </w:r>
      <w:r w:rsidR="000C0494">
        <w:rPr>
          <w:i w:val="0"/>
          <w:noProof/>
          <w:color w:val="auto"/>
          <w:sz w:val="24"/>
        </w:rPr>
        <w:t>5</w:t>
      </w:r>
      <w:r w:rsidR="000C0494">
        <w:rPr>
          <w:i w:val="0"/>
          <w:color w:val="auto"/>
          <w:sz w:val="24"/>
        </w:rPr>
        <w:fldChar w:fldCharType="end"/>
      </w:r>
      <w:r w:rsidRPr="00A16295">
        <w:rPr>
          <w:i w:val="0"/>
          <w:color w:val="auto"/>
          <w:sz w:val="24"/>
        </w:rPr>
        <w:t xml:space="preserve"> - SENSOR ML8511</w:t>
      </w:r>
      <w:bookmarkEnd w:id="25"/>
    </w:p>
    <w:p w14:paraId="4FE86C2F" w14:textId="77777777" w:rsidR="00E76FF9" w:rsidRDefault="00E76FF9" w:rsidP="00E76FF9">
      <w:pPr>
        <w:spacing w:after="28" w:line="259" w:lineRule="auto"/>
        <w:ind w:left="791" w:right="0" w:firstLine="0"/>
        <w:jc w:val="center"/>
      </w:pPr>
      <w:r>
        <w:rPr>
          <w:noProof/>
        </w:rPr>
        <w:drawing>
          <wp:inline distT="0" distB="0" distL="0" distR="0" wp14:anchorId="7328C0AB" wp14:editId="104841E3">
            <wp:extent cx="2156604" cy="2156604"/>
            <wp:effectExtent l="0" t="0" r="0" b="0"/>
            <wp:docPr id="1435541124" name="Imagem 1435541124" descr="Uma imagem contendo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circui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363" cy="217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28B1A19" w14:textId="77777777" w:rsidR="00E76FF9" w:rsidRPr="00FC6DF1" w:rsidRDefault="00E76FF9" w:rsidP="00E76FF9">
      <w:pPr>
        <w:spacing w:after="0" w:line="240" w:lineRule="auto"/>
        <w:ind w:left="0" w:right="0" w:firstLine="0"/>
        <w:jc w:val="center"/>
      </w:pPr>
      <w:r>
        <w:rPr>
          <w:sz w:val="20"/>
        </w:rPr>
        <w:t>FONTE:</w:t>
      </w:r>
      <w:r>
        <w:rPr>
          <w:b/>
          <w:sz w:val="20"/>
        </w:rPr>
        <w:t xml:space="preserve"> Sensor Ultravioleta GYML8511</w:t>
      </w:r>
      <w:r>
        <w:rPr>
          <w:sz w:val="20"/>
        </w:rPr>
        <w:t xml:space="preserve">. </w:t>
      </w:r>
      <w:proofErr w:type="spellStart"/>
      <w:r>
        <w:rPr>
          <w:sz w:val="20"/>
        </w:rPr>
        <w:t>EasyTronics</w:t>
      </w:r>
      <w:proofErr w:type="spellEnd"/>
      <w:r>
        <w:rPr>
          <w:sz w:val="20"/>
        </w:rPr>
        <w:t>.</w:t>
      </w:r>
    </w:p>
    <w:p w14:paraId="4D74EE73" w14:textId="77777777" w:rsidR="00E76FF9" w:rsidRDefault="00E76FF9" w:rsidP="006D5EF9">
      <w:pPr>
        <w:pStyle w:val="Ttulo4"/>
        <w:keepLines w:val="0"/>
        <w:spacing w:before="120" w:after="120" w:line="240" w:lineRule="auto"/>
        <w:ind w:left="0" w:right="0"/>
        <w:contextualSpacing/>
        <w:jc w:val="left"/>
      </w:pPr>
      <w:bookmarkStart w:id="26" w:name="_Toc143388794"/>
      <w:r>
        <w:t>Pluviômetro</w:t>
      </w:r>
      <w:bookmarkEnd w:id="26"/>
    </w:p>
    <w:p w14:paraId="19EC828D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O pluviômetro é um dispositivo de extrema importância na área da meteorologia, sendo utilizado para medir a quantidade de precipitação, como chuva e neve, que ocorre em uma região específica. Seu funcionamento é simples: um recipiente cilíndrico ou cônico coleta a água da chuva em sua abertura, e após o período de coleta, a quantidade acumulada é medida e registrada. Essas informações são cruciais para os meteorologistas, hidrólogos e cientistas em geral, pois permitem estudar padrões climáticos, realizar previsões climáticas, planejar ações agrícolas, monitorar eventos extremos e entender a disponibilidade de recursos hídricos em determinada área.</w:t>
      </w:r>
    </w:p>
    <w:p w14:paraId="21592DB9" w14:textId="77777777" w:rsidR="00E76FF9" w:rsidRPr="00E81BAD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Com base nos dados coletados pelo pluviômetro, é possível analisar a média histórica de precipitação em uma localidade, identificar variações sazonais e anomalias climáticas ao longo do tempo, além de auxiliar na gestão sustentável dos recursos naturais. A combinação dessas informações com outras tecnologias, como radares meteorológicos e satélites, amplia ainda mais nosso entendimento do clima e seus impactos na sociedade e no meio ambiente. Assim, o pluviômetro desempenha um papel vital na obtenção de dados precisos sobre a precipitação, possibilitando </w:t>
      </w:r>
      <w:r>
        <w:lastRenderedPageBreak/>
        <w:t>uma melhor compreensão do clima e contribuindo para a tomada de decisões mais informadas em diversas áreas.</w:t>
      </w:r>
    </w:p>
    <w:p w14:paraId="753BC528" w14:textId="77777777" w:rsidR="00E76FF9" w:rsidRPr="00A16295" w:rsidRDefault="00E76FF9" w:rsidP="00E76FF9">
      <w:pPr>
        <w:pStyle w:val="Legenda"/>
        <w:keepNext/>
        <w:spacing w:before="120" w:after="120"/>
        <w:ind w:left="0" w:right="0" w:firstLine="0"/>
        <w:jc w:val="center"/>
        <w:rPr>
          <w:i w:val="0"/>
          <w:color w:val="auto"/>
          <w:sz w:val="24"/>
        </w:rPr>
      </w:pPr>
      <w:bookmarkStart w:id="27" w:name="_Toc148839444"/>
      <w:r w:rsidRPr="73898CD8">
        <w:rPr>
          <w:i w:val="0"/>
          <w:iCs w:val="0"/>
          <w:color w:val="auto"/>
          <w:sz w:val="24"/>
          <w:szCs w:val="24"/>
        </w:rPr>
        <w:t xml:space="preserve">FIGURA </w:t>
      </w:r>
      <w:r w:rsidR="000C0494">
        <w:rPr>
          <w:i w:val="0"/>
          <w:iCs w:val="0"/>
          <w:color w:val="auto"/>
          <w:sz w:val="24"/>
          <w:szCs w:val="24"/>
        </w:rPr>
        <w:fldChar w:fldCharType="begin"/>
      </w:r>
      <w:r w:rsidR="000C0494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0C0494">
        <w:rPr>
          <w:i w:val="0"/>
          <w:iCs w:val="0"/>
          <w:color w:val="auto"/>
          <w:sz w:val="24"/>
          <w:szCs w:val="24"/>
        </w:rPr>
        <w:fldChar w:fldCharType="separate"/>
      </w:r>
      <w:r w:rsidR="000C0494">
        <w:rPr>
          <w:i w:val="0"/>
          <w:iCs w:val="0"/>
          <w:noProof/>
          <w:color w:val="auto"/>
          <w:sz w:val="24"/>
          <w:szCs w:val="24"/>
        </w:rPr>
        <w:t>6</w:t>
      </w:r>
      <w:r w:rsidR="000C0494">
        <w:rPr>
          <w:i w:val="0"/>
          <w:iCs w:val="0"/>
          <w:color w:val="auto"/>
          <w:sz w:val="24"/>
          <w:szCs w:val="24"/>
        </w:rPr>
        <w:fldChar w:fldCharType="end"/>
      </w:r>
      <w:r w:rsidRPr="73898CD8">
        <w:rPr>
          <w:i w:val="0"/>
          <w:iCs w:val="0"/>
          <w:color w:val="auto"/>
          <w:sz w:val="24"/>
          <w:szCs w:val="24"/>
        </w:rPr>
        <w:t xml:space="preserve"> - PLUVIOMÊTRO</w:t>
      </w:r>
      <w:bookmarkEnd w:id="27"/>
    </w:p>
    <w:p w14:paraId="11077D28" w14:textId="77777777" w:rsidR="00E76FF9" w:rsidRDefault="00E76FF9" w:rsidP="00E76FF9">
      <w:pPr>
        <w:spacing w:after="28" w:line="259" w:lineRule="auto"/>
        <w:ind w:left="791" w:right="0" w:firstLine="0"/>
        <w:jc w:val="center"/>
      </w:pPr>
      <w:r>
        <w:rPr>
          <w:noProof/>
        </w:rPr>
        <w:drawing>
          <wp:inline distT="0" distB="0" distL="0" distR="0" wp14:anchorId="397FA7D3" wp14:editId="1A9DD447">
            <wp:extent cx="2233083" cy="2233083"/>
            <wp:effectExtent l="0" t="0" r="0" b="0"/>
            <wp:docPr id="1848209068" name="Imagem 1848209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083" cy="22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59111D" w14:textId="77777777" w:rsidR="00E76FF9" w:rsidRPr="00FC6DF1" w:rsidRDefault="00E76FF9" w:rsidP="00E76FF9">
      <w:pPr>
        <w:spacing w:after="0" w:line="240" w:lineRule="auto"/>
        <w:ind w:left="0" w:right="0" w:firstLine="0"/>
        <w:jc w:val="center"/>
      </w:pPr>
      <w:r>
        <w:rPr>
          <w:sz w:val="20"/>
        </w:rPr>
        <w:t xml:space="preserve">FONTE: </w:t>
      </w:r>
      <w:r>
        <w:rPr>
          <w:b/>
          <w:sz w:val="20"/>
        </w:rPr>
        <w:t>Pluviômetro Automático PI3</w:t>
      </w:r>
      <w:r>
        <w:rPr>
          <w:sz w:val="20"/>
        </w:rPr>
        <w:t>. MercadoLivre.</w:t>
      </w:r>
    </w:p>
    <w:p w14:paraId="5EF27E78" w14:textId="77777777" w:rsidR="00E76FF9" w:rsidRDefault="00E76FF9" w:rsidP="00E76FF9">
      <w:pPr>
        <w:pStyle w:val="Ttulo4"/>
        <w:keepLines w:val="0"/>
        <w:spacing w:before="120" w:after="120" w:line="240" w:lineRule="auto"/>
        <w:ind w:left="0" w:right="0"/>
      </w:pPr>
      <w:bookmarkStart w:id="28" w:name="_Toc143388795"/>
      <w:r>
        <w:t xml:space="preserve">Anemômetro </w:t>
      </w:r>
      <w:bookmarkStart w:id="29" w:name="_Hlk142481247"/>
      <w:r w:rsidRPr="00E86E6C">
        <w:t>WH-SP-WS01</w:t>
      </w:r>
      <w:bookmarkEnd w:id="28"/>
      <w:bookmarkEnd w:id="29"/>
    </w:p>
    <w:p w14:paraId="17EAA1E1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 w:rsidRPr="00E81BAD">
        <w:t>O anemômetro é um dispositivo amplamente utilizado para medir a velocidade do vento em uma determinada área. Essa ferramenta essencial na meteorologia possui diferentes tipos, mas o mais comum é o anemômetro de copo, composto por três ou quatro conchas em forma de copo montadas em braços que giram com a ação do vento. A rotação das conchas é convertida em uma velocidade angular, permitindo calcular a velocidade do vento com base na taxa de rotação. Outro tipo popular é o anemômetro de hélice, em que a velocidade do vento gira uma hélice que está conectada a um sensor eletrônico para fornecer leituras precisas.</w:t>
      </w:r>
    </w:p>
    <w:p w14:paraId="1F50F7E0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Esses dados são essenciais para diversos campos, como meteorologia, aviação, agricultura e energia eólica, contribuindo para previsões climáticas, planejamento de cultivos, controle de sistemas de energia e tomada de decisões em várias indústrias. Em suma, o anemômetro desempenha um papel fundamental na obtenção de informações sobre a velocidade do vento, tornando-se uma ferramenta indispensável para o entendimento do clima e suas aplicações práticas. Sua aplicação </w:t>
      </w:r>
      <w:r>
        <w:lastRenderedPageBreak/>
        <w:t>abrangente oferece suporte em várias áreas, auxiliando na busca por soluções sustentáveis e eficientes, onde o vento é uma importante fonte de energia renovável.</w:t>
      </w:r>
    </w:p>
    <w:p w14:paraId="00421CA1" w14:textId="77777777" w:rsidR="00E76FF9" w:rsidRPr="001902A8" w:rsidRDefault="00E76FF9" w:rsidP="00E76FF9">
      <w:pPr>
        <w:pStyle w:val="Legenda"/>
        <w:keepNext/>
        <w:spacing w:before="120" w:after="120"/>
        <w:ind w:left="0" w:right="0" w:firstLine="0"/>
        <w:jc w:val="center"/>
        <w:rPr>
          <w:i w:val="0"/>
          <w:color w:val="auto"/>
          <w:sz w:val="24"/>
        </w:rPr>
      </w:pPr>
      <w:bookmarkStart w:id="30" w:name="_Toc148839445"/>
      <w:r w:rsidRPr="009D7036">
        <w:rPr>
          <w:i w:val="0"/>
          <w:iCs w:val="0"/>
          <w:color w:val="auto"/>
          <w:sz w:val="24"/>
          <w:szCs w:val="24"/>
        </w:rPr>
        <w:t xml:space="preserve">FIGURA </w:t>
      </w:r>
      <w:r w:rsidR="000C0494">
        <w:rPr>
          <w:i w:val="0"/>
          <w:iCs w:val="0"/>
          <w:color w:val="auto"/>
          <w:sz w:val="24"/>
          <w:szCs w:val="24"/>
        </w:rPr>
        <w:fldChar w:fldCharType="begin"/>
      </w:r>
      <w:r w:rsidR="000C0494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0C0494">
        <w:rPr>
          <w:i w:val="0"/>
          <w:iCs w:val="0"/>
          <w:color w:val="auto"/>
          <w:sz w:val="24"/>
          <w:szCs w:val="24"/>
        </w:rPr>
        <w:fldChar w:fldCharType="separate"/>
      </w:r>
      <w:r w:rsidR="000C0494">
        <w:rPr>
          <w:i w:val="0"/>
          <w:iCs w:val="0"/>
          <w:noProof/>
          <w:color w:val="auto"/>
          <w:sz w:val="24"/>
          <w:szCs w:val="24"/>
        </w:rPr>
        <w:t>7</w:t>
      </w:r>
      <w:r w:rsidR="000C0494">
        <w:rPr>
          <w:i w:val="0"/>
          <w:iCs w:val="0"/>
          <w:color w:val="auto"/>
          <w:sz w:val="24"/>
          <w:szCs w:val="24"/>
        </w:rPr>
        <w:fldChar w:fldCharType="end"/>
      </w:r>
      <w:r w:rsidRPr="009D7036">
        <w:rPr>
          <w:i w:val="0"/>
          <w:iCs w:val="0"/>
          <w:color w:val="auto"/>
          <w:sz w:val="24"/>
          <w:szCs w:val="24"/>
        </w:rPr>
        <w:t xml:space="preserve"> – ANEMOMÊTRO WH-SP-WS01</w:t>
      </w:r>
      <w:bookmarkEnd w:id="30"/>
      <w:r w:rsidRPr="00CD4DC0">
        <w:t xml:space="preserve">   </w:t>
      </w:r>
      <w:r>
        <w:t xml:space="preserve"> </w:t>
      </w:r>
    </w:p>
    <w:p w14:paraId="0350EE36" w14:textId="77777777" w:rsidR="00E76FF9" w:rsidRDefault="00E76FF9" w:rsidP="00E76FF9">
      <w:pPr>
        <w:spacing w:after="28" w:line="259" w:lineRule="auto"/>
        <w:ind w:left="791" w:right="0" w:firstLine="0"/>
        <w:jc w:val="center"/>
      </w:pPr>
      <w:r>
        <w:rPr>
          <w:noProof/>
        </w:rPr>
        <w:drawing>
          <wp:inline distT="0" distB="0" distL="0" distR="0" wp14:anchorId="76E8DDFF" wp14:editId="7EE7C5B1">
            <wp:extent cx="2096219" cy="2015596"/>
            <wp:effectExtent l="0" t="0" r="0" b="3810"/>
            <wp:docPr id="627906183" name="Imagem 62790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7" b="7467"/>
                    <a:stretch/>
                  </pic:blipFill>
                  <pic:spPr bwMode="auto">
                    <a:xfrm>
                      <a:off x="0" y="0"/>
                      <a:ext cx="2109859" cy="202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F370E" w14:textId="77777777" w:rsidR="00E76FF9" w:rsidRPr="00E81BAD" w:rsidRDefault="00E76FF9" w:rsidP="00E76FF9">
      <w:pPr>
        <w:spacing w:after="0" w:line="240" w:lineRule="auto"/>
        <w:ind w:left="0" w:right="0" w:firstLine="0"/>
        <w:jc w:val="center"/>
      </w:pPr>
      <w:r w:rsidRPr="757511D3">
        <w:rPr>
          <w:sz w:val="20"/>
          <w:szCs w:val="20"/>
        </w:rPr>
        <w:t>FONTE:</w:t>
      </w:r>
      <w:r w:rsidRPr="757511D3">
        <w:rPr>
          <w:b/>
          <w:bCs/>
          <w:sz w:val="20"/>
          <w:szCs w:val="20"/>
        </w:rPr>
        <w:t>WH-SP-WS01 anemômetro</w:t>
      </w:r>
      <w:r w:rsidRPr="757511D3">
        <w:rPr>
          <w:sz w:val="20"/>
          <w:szCs w:val="20"/>
        </w:rPr>
        <w:t xml:space="preserve">. </w:t>
      </w:r>
      <w:proofErr w:type="spellStart"/>
      <w:r w:rsidRPr="757511D3">
        <w:rPr>
          <w:sz w:val="20"/>
          <w:szCs w:val="20"/>
        </w:rPr>
        <w:t>Aliexpress</w:t>
      </w:r>
      <w:proofErr w:type="spellEnd"/>
      <w:r w:rsidRPr="757511D3">
        <w:rPr>
          <w:sz w:val="20"/>
          <w:szCs w:val="20"/>
        </w:rPr>
        <w:t>.</w:t>
      </w:r>
    </w:p>
    <w:p w14:paraId="727FE718" w14:textId="77777777" w:rsidR="00E76FF9" w:rsidRDefault="00E76FF9" w:rsidP="006D5EF9">
      <w:pPr>
        <w:pStyle w:val="Ttulo4"/>
        <w:spacing w:before="120" w:after="120"/>
        <w:ind w:left="0" w:right="0"/>
      </w:pPr>
      <w:bookmarkStart w:id="31" w:name="_Toc143388796"/>
      <w:r>
        <w:t>Resistor 10K</w:t>
      </w:r>
      <w:bookmarkEnd w:id="31"/>
    </w:p>
    <w:p w14:paraId="2FD16786" w14:textId="3416F16D" w:rsidR="00E76FF9" w:rsidRDefault="00E76FF9" w:rsidP="00E76FF9">
      <w:pPr>
        <w:keepNext/>
        <w:spacing w:before="120" w:after="120" w:line="360" w:lineRule="auto"/>
        <w:ind w:left="0" w:right="0" w:firstLine="851"/>
      </w:pPr>
      <w:r w:rsidRPr="00DE6D46">
        <w:t xml:space="preserve">Um resistor de 10k ohms, também conhecido como resistor de 10.000 ohms ou resistor de 10 </w:t>
      </w:r>
      <w:proofErr w:type="spellStart"/>
      <w:r w:rsidRPr="00DE6D46">
        <w:t>kiloohms</w:t>
      </w:r>
      <w:proofErr w:type="spellEnd"/>
      <w:r w:rsidRPr="00DE6D46">
        <w:t xml:space="preserve">, é um componente eletrônico passivo </w:t>
      </w:r>
      <w:r w:rsidR="008908B5" w:rsidRPr="00DE6D46">
        <w:t>usados</w:t>
      </w:r>
      <w:r w:rsidRPr="00DE6D46">
        <w:t xml:space="preserve"> para controlar o fluxo de corrente elétrica em um circuito. Ele possui uma resistência de 10.000 ohms, o que significa que limita a quantidade de corrente que pode fluir através dele. Resistor de 10k ohms é frequentemente usado em uma variedade de aplicações, como divisores de tensão, filtros, polarização de transistores e muitos outros circuitos eletrônicos. A cor do código de cores típico para um resistor de 10k ohms é marrom-preto-laranja, que representa os dígitos 1, 0, e um fator multiplicador de 1000. Isso indica uma resistência de 10.000 ohms com uma tolerância padrão. </w:t>
      </w:r>
    </w:p>
    <w:p w14:paraId="0F7D576D" w14:textId="77777777" w:rsidR="00E76FF9" w:rsidRPr="00DE6D46" w:rsidRDefault="00E76FF9" w:rsidP="00E76FF9">
      <w:pPr>
        <w:keepNext/>
        <w:spacing w:before="120" w:after="120" w:line="360" w:lineRule="auto"/>
        <w:ind w:left="0" w:right="0" w:firstLine="851"/>
      </w:pPr>
      <w:r w:rsidRPr="00DE6D46">
        <w:t>Resumindo, o resistor de 10k ohms é um componente fundamental para ajustar e direcionar o fluxo de corrente em uma variedade de dispositivos eletrônicos.</w:t>
      </w:r>
    </w:p>
    <w:p w14:paraId="568F989C" w14:textId="77777777" w:rsidR="00E76FF9" w:rsidRDefault="00E76FF9" w:rsidP="00E76FF9">
      <w:pPr>
        <w:pStyle w:val="Legenda"/>
        <w:spacing w:before="120" w:after="120"/>
        <w:ind w:left="0" w:right="0" w:firstLine="0"/>
        <w:jc w:val="center"/>
        <w:rPr>
          <w:i w:val="0"/>
          <w:color w:val="auto"/>
          <w:sz w:val="24"/>
          <w:szCs w:val="24"/>
        </w:rPr>
      </w:pPr>
      <w:bookmarkStart w:id="32" w:name="_Toc148839446"/>
      <w:r w:rsidRPr="00DE6D46">
        <w:rPr>
          <w:i w:val="0"/>
          <w:color w:val="auto"/>
          <w:sz w:val="24"/>
          <w:szCs w:val="24"/>
        </w:rPr>
        <w:t xml:space="preserve">FIGURA </w:t>
      </w:r>
      <w:r w:rsidR="000C0494">
        <w:rPr>
          <w:i w:val="0"/>
          <w:color w:val="auto"/>
          <w:sz w:val="24"/>
          <w:szCs w:val="24"/>
        </w:rPr>
        <w:fldChar w:fldCharType="begin"/>
      </w:r>
      <w:r w:rsidR="000C0494">
        <w:rPr>
          <w:i w:val="0"/>
          <w:color w:val="auto"/>
          <w:sz w:val="24"/>
          <w:szCs w:val="24"/>
        </w:rPr>
        <w:instrText xml:space="preserve"> SEQ Figura \* ARABIC </w:instrText>
      </w:r>
      <w:r w:rsidR="000C0494">
        <w:rPr>
          <w:i w:val="0"/>
          <w:color w:val="auto"/>
          <w:sz w:val="24"/>
          <w:szCs w:val="24"/>
        </w:rPr>
        <w:fldChar w:fldCharType="separate"/>
      </w:r>
      <w:r w:rsidR="000C0494">
        <w:rPr>
          <w:i w:val="0"/>
          <w:noProof/>
          <w:color w:val="auto"/>
          <w:sz w:val="24"/>
          <w:szCs w:val="24"/>
        </w:rPr>
        <w:t>8</w:t>
      </w:r>
      <w:r w:rsidR="000C0494">
        <w:rPr>
          <w:i w:val="0"/>
          <w:color w:val="auto"/>
          <w:sz w:val="24"/>
          <w:szCs w:val="24"/>
        </w:rPr>
        <w:fldChar w:fldCharType="end"/>
      </w:r>
      <w:r w:rsidRPr="00DE6D46">
        <w:rPr>
          <w:i w:val="0"/>
          <w:color w:val="auto"/>
          <w:sz w:val="24"/>
          <w:szCs w:val="24"/>
        </w:rPr>
        <w:t xml:space="preserve"> - RESISTOR 10K</w:t>
      </w:r>
      <w:bookmarkEnd w:id="32"/>
    </w:p>
    <w:p w14:paraId="5DDE725C" w14:textId="77777777" w:rsidR="00E76FF9" w:rsidRDefault="00E76FF9" w:rsidP="00E76FF9">
      <w:pPr>
        <w:ind w:left="0" w:firstLine="0"/>
      </w:pPr>
      <w:r>
        <w:t xml:space="preserve">                                           </w:t>
      </w:r>
      <w:r>
        <w:rPr>
          <w:noProof/>
        </w:rPr>
        <w:drawing>
          <wp:inline distT="0" distB="0" distL="0" distR="0" wp14:anchorId="2EC5C3B4" wp14:editId="2B40D786">
            <wp:extent cx="2059388" cy="2012532"/>
            <wp:effectExtent l="0" t="0" r="0" b="6985"/>
            <wp:docPr id="552076525" name="Imagem 552076525" descr="Resistor 10K 1/4W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istor 10K 1/4W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21" cy="20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1D85" w14:textId="77777777" w:rsidR="00E76FF9" w:rsidRPr="00DE6D46" w:rsidRDefault="00E76FF9" w:rsidP="00E76FF9">
      <w:pPr>
        <w:spacing w:after="0" w:line="240" w:lineRule="auto"/>
        <w:ind w:left="0" w:right="0" w:firstLine="0"/>
        <w:jc w:val="center"/>
      </w:pPr>
      <w:r>
        <w:rPr>
          <w:sz w:val="20"/>
        </w:rPr>
        <w:t>FONTE:</w:t>
      </w:r>
      <w:r w:rsidRPr="00DE6D46">
        <w:t xml:space="preserve"> </w:t>
      </w:r>
      <w:bookmarkStart w:id="33" w:name="_Hlk142913329"/>
      <w:r w:rsidRPr="00DE6D46">
        <w:rPr>
          <w:b/>
          <w:sz w:val="20"/>
        </w:rPr>
        <w:t>Resistor 10K 1/4W</w:t>
      </w:r>
      <w:r>
        <w:rPr>
          <w:sz w:val="20"/>
        </w:rPr>
        <w:t>. Marino Store.</w:t>
      </w:r>
      <w:bookmarkEnd w:id="33"/>
    </w:p>
    <w:p w14:paraId="663758F2" w14:textId="77777777" w:rsidR="00E76FF9" w:rsidRPr="00CE69CC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34" w:name="_Toc143388797"/>
      <w:commentRangeStart w:id="35"/>
      <w:r>
        <w:lastRenderedPageBreak/>
        <w:t>Diversos</w:t>
      </w:r>
      <w:commentRangeEnd w:id="35"/>
      <w:r>
        <w:rPr>
          <w:rStyle w:val="Refdecomentrio"/>
          <w:b w:val="0"/>
        </w:rPr>
        <w:commentReference w:id="35"/>
      </w:r>
      <w:bookmarkEnd w:id="34"/>
    </w:p>
    <w:p w14:paraId="745C2FC0" w14:textId="77777777" w:rsidR="00E76FF9" w:rsidRPr="00660972" w:rsidRDefault="00E76FF9" w:rsidP="00E76FF9">
      <w:pPr>
        <w:pStyle w:val="Ttulo5"/>
        <w:keepLines w:val="0"/>
        <w:numPr>
          <w:ilvl w:val="0"/>
          <w:numId w:val="5"/>
        </w:numPr>
        <w:spacing w:before="120" w:after="120" w:line="360" w:lineRule="auto"/>
        <w:ind w:left="0" w:right="0" w:firstLine="851"/>
        <w:jc w:val="both"/>
        <w:rPr>
          <w:b w:val="0"/>
          <w:bCs/>
        </w:rPr>
      </w:pPr>
      <w:r w:rsidRPr="00660972">
        <w:rPr>
          <w:b w:val="0"/>
          <w:bCs/>
        </w:rPr>
        <w:t>Protoboard</w:t>
      </w:r>
    </w:p>
    <w:p w14:paraId="0FA0D1EA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A Protoboard, também conhecida como Placa de Ensaio, é um dispositivo com furos e conexões pré-definidas que tem como objetivo facilitar a montagem de circuitos eletrônicos experimentais de forma simples e rápida. Essa placa é extremamente útil, pois dispensa a necessidade de soldagem dos componentes, permitindo ao usuário realizar testes básicos de aplicação nos circuitos desejados de maneira conveniente. </w:t>
      </w:r>
    </w:p>
    <w:p w14:paraId="27A1A68C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Com a Protoboard, é possível “</w:t>
      </w:r>
      <w:proofErr w:type="spellStart"/>
      <w:r>
        <w:t>prototipar</w:t>
      </w:r>
      <w:proofErr w:type="spellEnd"/>
      <w:r>
        <w:t>” e testar diferentes configurações de circuitos sem a preocupação de realizar conexões permanentes, o que a torna uma ferramenta valiosa para estudantes, engenheiros e entusiastas que desejam experimentar e desenvolver novos projetos eletrônicos.</w:t>
      </w:r>
    </w:p>
    <w:p w14:paraId="7F7F0699" w14:textId="77777777" w:rsidR="00E76FF9" w:rsidRPr="00A16295" w:rsidRDefault="00E76FF9" w:rsidP="00E76FF9">
      <w:pPr>
        <w:pStyle w:val="Legenda"/>
        <w:keepNext/>
        <w:spacing w:before="120" w:after="120"/>
        <w:ind w:left="0" w:right="0" w:firstLine="0"/>
        <w:jc w:val="center"/>
        <w:rPr>
          <w:i w:val="0"/>
          <w:color w:val="auto"/>
          <w:sz w:val="24"/>
        </w:rPr>
      </w:pPr>
      <w:bookmarkStart w:id="36" w:name="_Toc148839447"/>
      <w:bookmarkStart w:id="37" w:name="_Hlk142912878"/>
      <w:r w:rsidRPr="00A16295">
        <w:rPr>
          <w:i w:val="0"/>
          <w:color w:val="auto"/>
          <w:sz w:val="24"/>
        </w:rPr>
        <w:t xml:space="preserve">FIGURA </w:t>
      </w:r>
      <w:r w:rsidR="000C0494">
        <w:rPr>
          <w:i w:val="0"/>
          <w:color w:val="auto"/>
          <w:sz w:val="24"/>
        </w:rPr>
        <w:fldChar w:fldCharType="begin"/>
      </w:r>
      <w:r w:rsidR="000C0494">
        <w:rPr>
          <w:i w:val="0"/>
          <w:color w:val="auto"/>
          <w:sz w:val="24"/>
        </w:rPr>
        <w:instrText xml:space="preserve"> SEQ Figura \* ARABIC </w:instrText>
      </w:r>
      <w:r w:rsidR="000C0494">
        <w:rPr>
          <w:i w:val="0"/>
          <w:color w:val="auto"/>
          <w:sz w:val="24"/>
        </w:rPr>
        <w:fldChar w:fldCharType="separate"/>
      </w:r>
      <w:r w:rsidR="000C0494">
        <w:rPr>
          <w:i w:val="0"/>
          <w:noProof/>
          <w:color w:val="auto"/>
          <w:sz w:val="24"/>
        </w:rPr>
        <w:t>9</w:t>
      </w:r>
      <w:r w:rsidR="000C0494">
        <w:rPr>
          <w:i w:val="0"/>
          <w:color w:val="auto"/>
          <w:sz w:val="24"/>
        </w:rPr>
        <w:fldChar w:fldCharType="end"/>
      </w:r>
      <w:r w:rsidRPr="00A16295">
        <w:rPr>
          <w:i w:val="0"/>
          <w:color w:val="auto"/>
          <w:sz w:val="24"/>
        </w:rPr>
        <w:t xml:space="preserve"> - PROTOBOARD</w:t>
      </w:r>
      <w:bookmarkEnd w:id="36"/>
    </w:p>
    <w:bookmarkEnd w:id="37"/>
    <w:p w14:paraId="472D0F32" w14:textId="77777777" w:rsidR="00E76FF9" w:rsidRDefault="00E76FF9" w:rsidP="00E76FF9">
      <w:pPr>
        <w:spacing w:after="28" w:line="259" w:lineRule="auto"/>
        <w:ind w:left="791" w:right="0" w:firstLine="0"/>
        <w:jc w:val="center"/>
      </w:pPr>
      <w:r>
        <w:rPr>
          <w:noProof/>
        </w:rPr>
        <w:drawing>
          <wp:inline distT="0" distB="0" distL="0" distR="0" wp14:anchorId="5565E227" wp14:editId="588C2187">
            <wp:extent cx="2579298" cy="2579298"/>
            <wp:effectExtent l="0" t="0" r="0" b="0"/>
            <wp:docPr id="849267847" name="Imagem 849267847" descr="Protoboard 400 Furos / Po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toboard 400 Furos / Ponto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621" cy="258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ACD57F" w14:textId="77777777" w:rsidR="00E76FF9" w:rsidRDefault="00E76FF9" w:rsidP="00E76FF9">
      <w:pPr>
        <w:spacing w:after="0" w:line="240" w:lineRule="auto"/>
        <w:ind w:left="0" w:right="0" w:firstLine="0"/>
        <w:jc w:val="center"/>
      </w:pPr>
      <w:r>
        <w:rPr>
          <w:sz w:val="20"/>
        </w:rPr>
        <w:t xml:space="preserve">FONTE: </w:t>
      </w:r>
      <w:r w:rsidRPr="00BE7BF2">
        <w:rPr>
          <w:b/>
          <w:sz w:val="20"/>
        </w:rPr>
        <w:t>Protoboard 400 Furos</w:t>
      </w:r>
      <w:r>
        <w:rPr>
          <w:sz w:val="20"/>
        </w:rPr>
        <w:t>. Casa Da Robótica.</w:t>
      </w:r>
    </w:p>
    <w:p w14:paraId="4F8724EE" w14:textId="77777777" w:rsidR="00E76FF9" w:rsidRPr="00660972" w:rsidRDefault="00E76FF9" w:rsidP="00E76FF9">
      <w:pPr>
        <w:pStyle w:val="Ttulo5"/>
        <w:keepLines w:val="0"/>
        <w:numPr>
          <w:ilvl w:val="0"/>
          <w:numId w:val="5"/>
        </w:numPr>
        <w:spacing w:before="120" w:after="120" w:line="360" w:lineRule="auto"/>
        <w:ind w:left="0" w:right="0" w:firstLine="851"/>
        <w:jc w:val="both"/>
        <w:rPr>
          <w:b w:val="0"/>
          <w:bCs/>
        </w:rPr>
      </w:pPr>
      <w:r w:rsidRPr="00660972">
        <w:rPr>
          <w:b w:val="0"/>
          <w:bCs/>
        </w:rPr>
        <w:t>J</w:t>
      </w:r>
      <w:r>
        <w:rPr>
          <w:b w:val="0"/>
          <w:bCs/>
        </w:rPr>
        <w:t>umpers</w:t>
      </w:r>
    </w:p>
    <w:p w14:paraId="0EA0965B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Os jumpers são dispositivos elétricos utilizados em placas e alguns mecanismos, como discos rígidos, para configurar, ativar ou desativar funções exclusivas do sistema que não estão disponíveis através de software. Com os jumpers, é possível controlar, por exemplo, a alimentação elétrica de um processador e, consequentemente, ajustar sua velocidade e temperatura.</w:t>
      </w:r>
    </w:p>
    <w:p w14:paraId="41B4D702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 </w:t>
      </w:r>
      <w:r>
        <w:tab/>
        <w:t xml:space="preserve">Outra aplicação dos jumpers é a possibilidade de redefinir os dados da BIOS para os padrões de fábrica, permitindo restaurar as configurações originais do </w:t>
      </w:r>
      <w:r>
        <w:lastRenderedPageBreak/>
        <w:t>sistema. Essa versatilidade torna os jumpers uma solução prática e eficiente para ajustes específicos em dispositivos eletrônicos e sistemas computacionais.</w:t>
      </w:r>
    </w:p>
    <w:p w14:paraId="51A9392C" w14:textId="77777777" w:rsidR="00E76FF9" w:rsidRPr="00A16295" w:rsidRDefault="00E76FF9" w:rsidP="00E76FF9">
      <w:pPr>
        <w:pStyle w:val="Legenda"/>
        <w:keepNext/>
        <w:spacing w:before="120" w:after="120"/>
        <w:ind w:left="0" w:right="0" w:firstLine="0"/>
        <w:jc w:val="center"/>
        <w:rPr>
          <w:i w:val="0"/>
          <w:color w:val="auto"/>
          <w:sz w:val="24"/>
        </w:rPr>
      </w:pPr>
      <w:bookmarkStart w:id="38" w:name="_Toc148839448"/>
      <w:r w:rsidRPr="00A16295">
        <w:rPr>
          <w:i w:val="0"/>
          <w:color w:val="auto"/>
          <w:sz w:val="24"/>
        </w:rPr>
        <w:t xml:space="preserve">FIGURA </w:t>
      </w:r>
      <w:r w:rsidR="000C0494">
        <w:rPr>
          <w:i w:val="0"/>
          <w:color w:val="auto"/>
          <w:sz w:val="24"/>
        </w:rPr>
        <w:fldChar w:fldCharType="begin"/>
      </w:r>
      <w:r w:rsidR="000C0494">
        <w:rPr>
          <w:i w:val="0"/>
          <w:color w:val="auto"/>
          <w:sz w:val="24"/>
        </w:rPr>
        <w:instrText xml:space="preserve"> SEQ Figura \* ARABIC </w:instrText>
      </w:r>
      <w:r w:rsidR="000C0494">
        <w:rPr>
          <w:i w:val="0"/>
          <w:color w:val="auto"/>
          <w:sz w:val="24"/>
        </w:rPr>
        <w:fldChar w:fldCharType="separate"/>
      </w:r>
      <w:r w:rsidR="000C0494">
        <w:rPr>
          <w:i w:val="0"/>
          <w:noProof/>
          <w:color w:val="auto"/>
          <w:sz w:val="24"/>
        </w:rPr>
        <w:t>10</w:t>
      </w:r>
      <w:r w:rsidR="000C0494">
        <w:rPr>
          <w:i w:val="0"/>
          <w:color w:val="auto"/>
          <w:sz w:val="24"/>
        </w:rPr>
        <w:fldChar w:fldCharType="end"/>
      </w:r>
      <w:r w:rsidRPr="00A16295">
        <w:rPr>
          <w:i w:val="0"/>
          <w:color w:val="auto"/>
          <w:sz w:val="24"/>
        </w:rPr>
        <w:t xml:space="preserve"> - JUMPERS</w:t>
      </w:r>
      <w:bookmarkEnd w:id="38"/>
    </w:p>
    <w:p w14:paraId="640337D5" w14:textId="77777777" w:rsidR="00E76FF9" w:rsidRDefault="00E76FF9" w:rsidP="00E76FF9">
      <w:pPr>
        <w:spacing w:after="29" w:line="259" w:lineRule="auto"/>
        <w:ind w:left="788" w:right="0" w:firstLine="0"/>
        <w:jc w:val="center"/>
      </w:pPr>
      <w:r>
        <w:rPr>
          <w:noProof/>
        </w:rPr>
        <w:drawing>
          <wp:inline distT="0" distB="0" distL="0" distR="0" wp14:anchorId="753C3D3A" wp14:editId="1D998654">
            <wp:extent cx="3543300" cy="2196846"/>
            <wp:effectExtent l="0" t="0" r="0" b="0"/>
            <wp:docPr id="166234756" name="Imagem 166234756" descr="Jumpers Macho/Macho 20 Vias - 20cm Smart Kits - Componentes Eletrôn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umpers Macho/Macho 20 Vias - 20cm Smart Kits - Componentes Eletrônico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942" cy="22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81C0F7" w14:textId="77777777" w:rsidR="00E76FF9" w:rsidRDefault="00E76FF9" w:rsidP="00E76FF9">
      <w:pPr>
        <w:spacing w:after="0" w:line="240" w:lineRule="auto"/>
        <w:ind w:left="0" w:right="0" w:firstLine="11"/>
        <w:jc w:val="center"/>
        <w:rPr>
          <w:sz w:val="20"/>
        </w:rPr>
      </w:pPr>
      <w:r>
        <w:rPr>
          <w:sz w:val="20"/>
        </w:rPr>
        <w:t xml:space="preserve">FONTE: </w:t>
      </w:r>
      <w:r w:rsidRPr="0043178E">
        <w:rPr>
          <w:b/>
          <w:sz w:val="20"/>
        </w:rPr>
        <w:t>Jumpers Macho/Macho 20 Vias</w:t>
      </w:r>
      <w:r>
        <w:rPr>
          <w:sz w:val="20"/>
        </w:rPr>
        <w:t xml:space="preserve">. </w:t>
      </w:r>
      <w:proofErr w:type="spellStart"/>
      <w:r>
        <w:rPr>
          <w:sz w:val="20"/>
        </w:rPr>
        <w:t>SmartKits</w:t>
      </w:r>
      <w:proofErr w:type="spellEnd"/>
      <w:r>
        <w:rPr>
          <w:sz w:val="20"/>
        </w:rPr>
        <w:t>.</w:t>
      </w:r>
    </w:p>
    <w:p w14:paraId="0ED4B4BA" w14:textId="77777777" w:rsidR="00E76FF9" w:rsidRDefault="00E76FF9" w:rsidP="00E76FF9">
      <w:pPr>
        <w:pStyle w:val="Ttulo5"/>
        <w:keepLines w:val="0"/>
        <w:numPr>
          <w:ilvl w:val="0"/>
          <w:numId w:val="5"/>
        </w:numPr>
        <w:spacing w:before="120" w:after="120" w:line="360" w:lineRule="auto"/>
        <w:ind w:left="0" w:right="0" w:firstLine="851"/>
        <w:jc w:val="both"/>
        <w:rPr>
          <w:b w:val="0"/>
        </w:rPr>
      </w:pPr>
      <w:r>
        <w:rPr>
          <w:b w:val="0"/>
        </w:rPr>
        <w:t xml:space="preserve">PCB Universal </w:t>
      </w:r>
    </w:p>
    <w:p w14:paraId="1125F3C1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A PCB Universal é uma placa de circuito impresso versátil, projetada para acomodar uma variedade de componentes eletrônicos de forma rápida e eficiente. Suas trilhas de cobre são organizadas em um layout padrão que segue uma matriz de furos, possibilitando a inserção e conexão de componentes através desses pontos. Essa flexibilidade na montagem simplifica a prototipagem de projetos eletrônicos, pois elimina a necessidade de criar um design específico para cada circuito. No entanto, é importante considerar que, devido à sua natureza padrão e não personalizada, ela pode não oferecer a mesma otimização de espaço e desempenho que uma PCB projetada sob medida para uma aplicação específica. </w:t>
      </w:r>
    </w:p>
    <w:p w14:paraId="7804DEB8" w14:textId="77777777" w:rsidR="00E76FF9" w:rsidRPr="007B596D" w:rsidRDefault="00E76FF9" w:rsidP="00E76FF9">
      <w:pPr>
        <w:keepNext/>
        <w:spacing w:before="120" w:after="120" w:line="360" w:lineRule="auto"/>
        <w:ind w:left="0" w:right="0" w:firstLine="851"/>
      </w:pPr>
      <w:r>
        <w:t>Assim, a escolha entre uma PCB Universal e uma PCB personalizada dependerá das necessidades e complexidade do projeto em questão.</w:t>
      </w:r>
    </w:p>
    <w:p w14:paraId="6DE12E1B" w14:textId="77777777" w:rsidR="00E76FF9" w:rsidRPr="0098555C" w:rsidRDefault="00E76FF9" w:rsidP="00E76FF9">
      <w:pPr>
        <w:pStyle w:val="Ttulo3"/>
        <w:keepLines w:val="0"/>
        <w:spacing w:before="120" w:after="120" w:line="240" w:lineRule="auto"/>
        <w:ind w:right="0"/>
        <w:jc w:val="left"/>
        <w:rPr>
          <w:bCs/>
        </w:rPr>
      </w:pPr>
      <w:bookmarkStart w:id="39" w:name="_Toc143388798"/>
      <w:r w:rsidRPr="0098555C">
        <w:rPr>
          <w:bCs/>
        </w:rPr>
        <w:t>Software</w:t>
      </w:r>
      <w:bookmarkEnd w:id="39"/>
    </w:p>
    <w:p w14:paraId="72B2A5FC" w14:textId="77777777" w:rsidR="00E76FF9" w:rsidRDefault="00E76FF9" w:rsidP="00DC4539">
      <w:pPr>
        <w:keepNext/>
        <w:spacing w:before="120" w:after="120" w:line="360" w:lineRule="auto"/>
        <w:ind w:left="0" w:right="0" w:firstLine="851"/>
      </w:pPr>
      <w:r>
        <w:t xml:space="preserve">Neste capítulo, concentramos nossa atenção na dimensão do software, fornecendo informações sobre as linguagens de programação utilizadas, os aplicativos e as bibliotecas incorporadas no projeto. </w:t>
      </w:r>
    </w:p>
    <w:p w14:paraId="4A96AF34" w14:textId="77777777" w:rsidR="00E76FF9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40" w:name="_Toc143388799"/>
      <w:r>
        <w:t>Linguagem C++</w:t>
      </w:r>
      <w:bookmarkEnd w:id="40"/>
      <w:r>
        <w:t xml:space="preserve"> </w:t>
      </w:r>
    </w:p>
    <w:p w14:paraId="11CC4512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C++ é uma linguagem de programação de alto nível que combina eficiência do C com recursos de programação orientada a objetos. É amplamente utilizado em </w:t>
      </w:r>
      <w:r>
        <w:lastRenderedPageBreak/>
        <w:t xml:space="preserve">sistemas operacionais, jogos, aplicativos, dispositivos embarcados e IA. Oferece recursos avançados, mas requer cuidado com gerenciamento de memória. </w:t>
      </w:r>
    </w:p>
    <w:p w14:paraId="64827B95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Em resumo, a linguagem C++ é uma poderosa ferramenta de programação, oferecendo uma combinação única de controle de baixo nível e recursos de alto nível da programação orientada a objetos. Seu amplo uso em diversos setores da indústria de software destaca a sua importância e relevância no cenário da programação moderna.</w:t>
      </w:r>
    </w:p>
    <w:p w14:paraId="7CCBFE3C" w14:textId="77777777" w:rsidR="00E76FF9" w:rsidRPr="00D24C88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41" w:name="_Toc143388800"/>
      <w:proofErr w:type="spellStart"/>
      <w:r>
        <w:t>SQL</w:t>
      </w:r>
      <w:bookmarkEnd w:id="41"/>
      <w:r>
        <w:t>Server</w:t>
      </w:r>
      <w:proofErr w:type="spellEnd"/>
      <w:r>
        <w:t xml:space="preserve"> </w:t>
      </w:r>
    </w:p>
    <w:p w14:paraId="38E52E58" w14:textId="77777777" w:rsidR="00E76FF9" w:rsidRDefault="00E76FF9" w:rsidP="00E76FF9">
      <w:pPr>
        <w:pStyle w:val="Legenda"/>
        <w:keepNext/>
        <w:spacing w:before="120" w:after="120" w:line="360" w:lineRule="auto"/>
        <w:ind w:left="0" w:right="0" w:firstLine="708"/>
        <w:jc w:val="left"/>
        <w:rPr>
          <w:i w:val="0"/>
          <w:iCs w:val="0"/>
          <w:color w:val="000000"/>
          <w:sz w:val="24"/>
          <w:szCs w:val="22"/>
        </w:rPr>
      </w:pPr>
      <w:r w:rsidRPr="00D24C88">
        <w:rPr>
          <w:i w:val="0"/>
          <w:iCs w:val="0"/>
          <w:color w:val="000000"/>
          <w:sz w:val="24"/>
          <w:szCs w:val="22"/>
        </w:rPr>
        <w:t>O SQL Server, desenvolvido pela Microsoft, é um sistema de gerenciamento de banco de dados relacional amplamente utilizado para armazenar, gerenciar e acessar dados de maneira eficiente e segura. Baseado no modelo relacional, organiza as informações em tabelas inter-relacionadas, seguindo a linguagem SQL como ferramenta fundamental para consultas, inserções, atualizações e exclusões de dados.</w:t>
      </w:r>
    </w:p>
    <w:p w14:paraId="4B2FCB32" w14:textId="77777777" w:rsidR="00E76FF9" w:rsidRDefault="00E76FF9" w:rsidP="00E76FF9">
      <w:pPr>
        <w:pStyle w:val="Legenda"/>
        <w:keepNext/>
        <w:spacing w:before="120" w:after="120" w:line="360" w:lineRule="auto"/>
        <w:ind w:left="0" w:right="0" w:firstLine="708"/>
        <w:jc w:val="left"/>
        <w:rPr>
          <w:i w:val="0"/>
          <w:iCs w:val="0"/>
          <w:color w:val="000000"/>
          <w:sz w:val="24"/>
          <w:szCs w:val="22"/>
        </w:rPr>
      </w:pPr>
      <w:r w:rsidRPr="00D24C88">
        <w:rPr>
          <w:i w:val="0"/>
          <w:iCs w:val="0"/>
          <w:color w:val="000000"/>
          <w:sz w:val="24"/>
          <w:szCs w:val="22"/>
        </w:rPr>
        <w:t>Esse sistema oferece um amplo leque de funcionalidades essenciais para a administração eficaz do banco de dados, segurança robusta para proteger os dados sensíveis, otimização do desempenho para garantir consultas rápidas e eficientes, além de mecanismos de recuperação de dados que asseguram a disponibilidade e integridade das informações em situações de falhas.</w:t>
      </w:r>
    </w:p>
    <w:p w14:paraId="03932638" w14:textId="77777777" w:rsidR="00E76FF9" w:rsidRDefault="00E76FF9" w:rsidP="00E76FF9">
      <w:pPr>
        <w:pStyle w:val="Legenda"/>
        <w:keepNext/>
        <w:spacing w:before="120" w:after="120" w:line="360" w:lineRule="auto"/>
        <w:ind w:left="0" w:right="0" w:firstLine="708"/>
        <w:jc w:val="left"/>
        <w:rPr>
          <w:i w:val="0"/>
          <w:iCs w:val="0"/>
          <w:color w:val="000000"/>
          <w:sz w:val="24"/>
          <w:szCs w:val="22"/>
        </w:rPr>
      </w:pPr>
      <w:r w:rsidRPr="00D24C88">
        <w:rPr>
          <w:i w:val="0"/>
          <w:iCs w:val="0"/>
          <w:color w:val="000000"/>
          <w:sz w:val="24"/>
          <w:szCs w:val="22"/>
        </w:rPr>
        <w:t xml:space="preserve">Além disso, o SQL Server facilita a integração de dados de diferentes fontes, a transformação e carga de informações (ETL) e a análise de dados para geração de relatórios e suporte à tomada de decisões. É uma solução escalável, permitindo o crescimento do sistema conforme as necessidades, e é compatível com diversas </w:t>
      </w:r>
      <w:r w:rsidRPr="00D24C88">
        <w:rPr>
          <w:i w:val="0"/>
          <w:iCs w:val="0"/>
          <w:color w:val="000000"/>
          <w:sz w:val="24"/>
          <w:szCs w:val="22"/>
        </w:rPr>
        <w:lastRenderedPageBreak/>
        <w:t>plataformas, incluindo Windows e Linux, garantindo sua flexibilidade e adaptabilidade a diversos ambientes</w:t>
      </w:r>
      <w:r>
        <w:rPr>
          <w:i w:val="0"/>
          <w:iCs w:val="0"/>
          <w:color w:val="000000"/>
          <w:sz w:val="24"/>
          <w:szCs w:val="22"/>
        </w:rPr>
        <w:t>.</w:t>
      </w:r>
    </w:p>
    <w:p w14:paraId="3F2DD8C8" w14:textId="77777777" w:rsidR="00E76FF9" w:rsidRPr="00A16295" w:rsidRDefault="00E76FF9" w:rsidP="00E76FF9">
      <w:pPr>
        <w:pStyle w:val="Legenda"/>
        <w:keepNext/>
        <w:spacing w:before="120" w:after="120" w:line="360" w:lineRule="auto"/>
        <w:ind w:left="0" w:right="0" w:firstLine="0"/>
        <w:jc w:val="center"/>
        <w:rPr>
          <w:i w:val="0"/>
          <w:color w:val="auto"/>
          <w:sz w:val="24"/>
        </w:rPr>
      </w:pPr>
      <w:bookmarkStart w:id="42" w:name="_Toc148839449"/>
      <w:r w:rsidRPr="00A16295">
        <w:rPr>
          <w:i w:val="0"/>
          <w:color w:val="auto"/>
          <w:sz w:val="24"/>
        </w:rPr>
        <w:t xml:space="preserve">FIGURA </w:t>
      </w:r>
      <w:r w:rsidR="000C0494">
        <w:rPr>
          <w:i w:val="0"/>
          <w:color w:val="auto"/>
          <w:sz w:val="24"/>
        </w:rPr>
        <w:fldChar w:fldCharType="begin"/>
      </w:r>
      <w:r w:rsidR="000C0494">
        <w:rPr>
          <w:i w:val="0"/>
          <w:color w:val="auto"/>
          <w:sz w:val="24"/>
        </w:rPr>
        <w:instrText xml:space="preserve"> SEQ Figura \* ARABIC </w:instrText>
      </w:r>
      <w:r w:rsidR="000C0494">
        <w:rPr>
          <w:i w:val="0"/>
          <w:color w:val="auto"/>
          <w:sz w:val="24"/>
        </w:rPr>
        <w:fldChar w:fldCharType="separate"/>
      </w:r>
      <w:r w:rsidR="000C0494">
        <w:rPr>
          <w:i w:val="0"/>
          <w:noProof/>
          <w:color w:val="auto"/>
          <w:sz w:val="24"/>
        </w:rPr>
        <w:t>11</w:t>
      </w:r>
      <w:r w:rsidR="000C0494">
        <w:rPr>
          <w:i w:val="0"/>
          <w:color w:val="auto"/>
          <w:sz w:val="24"/>
        </w:rPr>
        <w:fldChar w:fldCharType="end"/>
      </w:r>
      <w:r w:rsidRPr="00A16295">
        <w:rPr>
          <w:i w:val="0"/>
          <w:color w:val="auto"/>
          <w:sz w:val="24"/>
        </w:rPr>
        <w:t xml:space="preserve"> - </w:t>
      </w:r>
      <w:proofErr w:type="spellStart"/>
      <w:r>
        <w:rPr>
          <w:i w:val="0"/>
          <w:color w:val="auto"/>
          <w:sz w:val="24"/>
        </w:rPr>
        <w:t>SQLServer</w:t>
      </w:r>
      <w:bookmarkEnd w:id="42"/>
      <w:proofErr w:type="spellEnd"/>
    </w:p>
    <w:p w14:paraId="5CE25176" w14:textId="77777777" w:rsidR="00E76FF9" w:rsidRDefault="00E76FF9" w:rsidP="00E76FF9">
      <w:pPr>
        <w:spacing w:after="29" w:line="259" w:lineRule="auto"/>
        <w:ind w:left="788" w:right="0" w:firstLine="0"/>
        <w:jc w:val="center"/>
      </w:pPr>
      <w:r>
        <w:rPr>
          <w:noProof/>
        </w:rPr>
        <w:drawing>
          <wp:inline distT="0" distB="0" distL="0" distR="0" wp14:anchorId="4A8DF693" wp14:editId="6C0EF312">
            <wp:extent cx="3510575" cy="1908313"/>
            <wp:effectExtent l="0" t="0" r="0" b="0"/>
            <wp:docPr id="1809795353" name="Imagem 1809795353" descr="microsoft-sql-server-logo - DBACo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-sql-server-logo - DBACor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49" cy="193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15C0FC7" w14:textId="77777777" w:rsidR="00E76FF9" w:rsidRPr="005368CA" w:rsidRDefault="00E76FF9" w:rsidP="00E76FF9">
      <w:pPr>
        <w:ind w:left="0" w:firstLine="0"/>
        <w:jc w:val="center"/>
      </w:pPr>
      <w:r>
        <w:rPr>
          <w:sz w:val="20"/>
        </w:rPr>
        <w:t xml:space="preserve">FONTE: </w:t>
      </w:r>
      <w:r>
        <w:rPr>
          <w:b/>
          <w:sz w:val="20"/>
        </w:rPr>
        <w:t>Banco de</w:t>
      </w:r>
      <w:r>
        <w:rPr>
          <w:sz w:val="20"/>
        </w:rPr>
        <w:t xml:space="preserve"> </w:t>
      </w:r>
      <w:r>
        <w:rPr>
          <w:b/>
          <w:sz w:val="20"/>
        </w:rPr>
        <w:t xml:space="preserve">dados </w:t>
      </w:r>
      <w:proofErr w:type="spellStart"/>
      <w:r>
        <w:rPr>
          <w:b/>
          <w:sz w:val="20"/>
        </w:rPr>
        <w:t>SQLServer</w:t>
      </w:r>
      <w:proofErr w:type="spellEnd"/>
      <w:r>
        <w:rPr>
          <w:b/>
          <w:sz w:val="20"/>
        </w:rPr>
        <w:t xml:space="preserve">. </w:t>
      </w:r>
      <w:proofErr w:type="spellStart"/>
      <w:r>
        <w:rPr>
          <w:sz w:val="20"/>
        </w:rPr>
        <w:t>DBACorp</w:t>
      </w:r>
      <w:proofErr w:type="spellEnd"/>
      <w:r>
        <w:rPr>
          <w:sz w:val="20"/>
        </w:rPr>
        <w:t>.</w:t>
      </w:r>
    </w:p>
    <w:p w14:paraId="73D6456B" w14:textId="77777777" w:rsidR="00E76FF9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r>
        <w:t>Java Script</w:t>
      </w:r>
    </w:p>
    <w:p w14:paraId="7E320B16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 w:rsidRPr="0043178E">
        <w:t xml:space="preserve">Java Script é uma linguagem de programação amplamente utilizada para adicionar interatividade e dinamismo a páginas web. Ela é executada diretamente no navegador dos usuários e permite a criação de elementos interativos, como animações, formulários dinâmicos e atualizações de conteúdo em tempo real. Com uma sintaxe semelhante à de outras linguagens de programação, como C++ e Java, o </w:t>
      </w:r>
      <w:proofErr w:type="spellStart"/>
      <w:r w:rsidRPr="0043178E">
        <w:t>JavaScript</w:t>
      </w:r>
      <w:proofErr w:type="spellEnd"/>
      <w:r w:rsidRPr="0043178E">
        <w:t xml:space="preserve"> é uma linguagem orientada a eventos, o que significa que ele pode responder a ações dos usuários, como cliques em botões ou movimentos do mouse. </w:t>
      </w:r>
    </w:p>
    <w:p w14:paraId="60E03683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 w:rsidRPr="0043178E">
        <w:t xml:space="preserve">Além disso, o </w:t>
      </w:r>
      <w:proofErr w:type="spellStart"/>
      <w:r w:rsidRPr="0043178E">
        <w:t>JavaScript</w:t>
      </w:r>
      <w:proofErr w:type="spellEnd"/>
      <w:r w:rsidRPr="0043178E">
        <w:t xml:space="preserve"> é frequentemente usado em conjunto com HTML e CSS para criar experiências mais ricas e envolventes na web. Sua popularidade e versatilidade o tornam uma parte fundamental do desenvolvimento web moderno, permitindo aos desenvolvedores criar aplicações interativas e dinâmicas para os usuários online.</w:t>
      </w:r>
    </w:p>
    <w:p w14:paraId="1498329C" w14:textId="77777777" w:rsidR="00E76FF9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43" w:name="_Toc143388802"/>
      <w:r>
        <w:t>Linguagem HTML</w:t>
      </w:r>
      <w:bookmarkEnd w:id="43"/>
      <w:r>
        <w:t xml:space="preserve"> </w:t>
      </w:r>
    </w:p>
    <w:p w14:paraId="2DDA372E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HTML, sigla para Hypertext Markup </w:t>
      </w:r>
      <w:proofErr w:type="spellStart"/>
      <w:r>
        <w:t>Language</w:t>
      </w:r>
      <w:proofErr w:type="spellEnd"/>
      <w:r>
        <w:t xml:space="preserve">, é uma linguagem de marcação usada para criar páginas web e estruturar seu conteúdo. Utilizando elementos ou </w:t>
      </w:r>
      <w:proofErr w:type="spellStart"/>
      <w:r>
        <w:t>tags</w:t>
      </w:r>
      <w:proofErr w:type="spellEnd"/>
      <w:r>
        <w:t xml:space="preserve">, os desenvolvedores podem definir a estrutura, o layout e o formato dos documentos na web. O HTML é a base fundamental para a construção de sites e </w:t>
      </w:r>
      <w:r>
        <w:lastRenderedPageBreak/>
        <w:t xml:space="preserve">é frequentemente combinado com outras tecnologias, como CSS para estilização e </w:t>
      </w:r>
      <w:proofErr w:type="spellStart"/>
      <w:r>
        <w:t>JavaScript</w:t>
      </w:r>
      <w:proofErr w:type="spellEnd"/>
      <w:r>
        <w:t xml:space="preserve"> para interatividade. </w:t>
      </w:r>
    </w:p>
    <w:p w14:paraId="2783B581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Sua simplicidade e acessibilidade o tornam uma ferramenta essencial para criar páginas web, permitindo que qualquer pessoa com conhecimento básico em programação crie conteúdo na internet. Com a evolução das especificações do HTML, a linguagem continua a se adaptar para atender às necessidades das aplicações modernas na web.</w:t>
      </w:r>
    </w:p>
    <w:p w14:paraId="02D6EEE2" w14:textId="77777777" w:rsidR="00E76FF9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44" w:name="_Toc143388803"/>
      <w:r>
        <w:t>Linguagem CSS</w:t>
      </w:r>
      <w:bookmarkEnd w:id="44"/>
      <w:r>
        <w:t xml:space="preserve"> </w:t>
      </w:r>
    </w:p>
    <w:p w14:paraId="0A96FF7D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CSS, sigla para 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, é uma linguagem de estilo utilizada para definir a apresentação e a aparência de páginas web escritas em HTML ou XHTML. Por meio de regras de estilo, o CSS permite que os desenvolvedores controlem a formatação, o layout e a estilização dos elementos do conteúdo em uma página web. Isso inclui definição de cores, fontes, margens, tamanhos e posicionamento de elementos. </w:t>
      </w:r>
    </w:p>
    <w:p w14:paraId="5DD41868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O CSS funciona separadamente do HTML, possibilitando a criação de um código mais limpo e organizado, além de facilitar a manutenção e a consistência visual de um site. Com a capacidade de aplicar estilos a várias páginas de uma só vez, o CSS oferece uma abordagem eficiente e flexível para a criação de interfaces atraentes e responsivas na web. </w:t>
      </w:r>
    </w:p>
    <w:p w14:paraId="2CB92EE1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Como resultado, o CSS é uma parte indispensável do desenvolvimento web moderno, aprimorando a experiência do usuário e a estética dos sites em diferentes dispositivos e navegadores.</w:t>
      </w:r>
    </w:p>
    <w:p w14:paraId="574847E0" w14:textId="77777777" w:rsidR="00E76FF9" w:rsidRDefault="00E76FF9" w:rsidP="00E76FF9">
      <w:pPr>
        <w:pStyle w:val="Ttulo4"/>
        <w:keepLines w:val="0"/>
        <w:spacing w:before="120" w:after="120" w:line="240" w:lineRule="auto"/>
        <w:ind w:left="0" w:right="0"/>
        <w:jc w:val="left"/>
      </w:pPr>
      <w:bookmarkStart w:id="45" w:name="_Toc143388804"/>
      <w:proofErr w:type="spellStart"/>
      <w:r>
        <w:t>Vue</w:t>
      </w:r>
      <w:bookmarkEnd w:id="45"/>
      <w:proofErr w:type="spellEnd"/>
    </w:p>
    <w:p w14:paraId="0AFA49EC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Vue.js, comumente referido como </w:t>
      </w:r>
      <w:proofErr w:type="spellStart"/>
      <w:r>
        <w:t>Vue</w:t>
      </w:r>
      <w:proofErr w:type="spellEnd"/>
      <w:r>
        <w:t xml:space="preserve">, é um framework de </w:t>
      </w:r>
      <w:proofErr w:type="spellStart"/>
      <w:r>
        <w:t>JavaScript</w:t>
      </w:r>
      <w:proofErr w:type="spellEnd"/>
      <w:r>
        <w:t xml:space="preserve"> de código aberto utilizado para criar interfaces de usuário interativas e dinâmicas em páginas web. Ele segue o modelo de arquitetura MVVM (Model-</w:t>
      </w:r>
      <w:proofErr w:type="spellStart"/>
      <w:r>
        <w:t>View</w:t>
      </w:r>
      <w:proofErr w:type="spellEnd"/>
      <w:r>
        <w:t>-</w:t>
      </w:r>
      <w:proofErr w:type="spellStart"/>
      <w:r>
        <w:t>ViewModel</w:t>
      </w:r>
      <w:proofErr w:type="spellEnd"/>
      <w:r>
        <w:t xml:space="preserve">) e é projetado para ser fácil de integrar a projetos existentes e também ser adotado gradualmente em partes específicas de uma aplicação maior. </w:t>
      </w:r>
      <w:proofErr w:type="spellStart"/>
      <w:r>
        <w:t>Vue</w:t>
      </w:r>
      <w:proofErr w:type="spellEnd"/>
      <w:r>
        <w:t xml:space="preserve"> oferece uma sintaxe intuitiva, permitindo que os desenvolvedores definam a estrutura e o comportamento dos componentes da interface de maneira declarativa. Ele também </w:t>
      </w:r>
      <w:r>
        <w:lastRenderedPageBreak/>
        <w:t xml:space="preserve">oferece recursos poderosos, como </w:t>
      </w:r>
      <w:proofErr w:type="spellStart"/>
      <w:r>
        <w:t>binding</w:t>
      </w:r>
      <w:proofErr w:type="spellEnd"/>
      <w:r>
        <w:t xml:space="preserve"> de dados bidirecional, manipulação eficiente do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Model) e componentes reutilizáveis.</w:t>
      </w:r>
    </w:p>
    <w:p w14:paraId="3EF2ABA4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A abordagem flexível e modular do </w:t>
      </w:r>
      <w:proofErr w:type="spellStart"/>
      <w:r>
        <w:t>Vue</w:t>
      </w:r>
      <w:proofErr w:type="spellEnd"/>
      <w:r>
        <w:t xml:space="preserve"> o torna uma opção atraente para o desenvolvimento ágil de aplicações front-end. É amplamente adotado por sua comunidade ativa e documentação abrangente, que tornam a aprendizagem e a implementação mais acessíveis. O </w:t>
      </w:r>
      <w:proofErr w:type="spellStart"/>
      <w:r>
        <w:t>Vue</w:t>
      </w:r>
      <w:proofErr w:type="spellEnd"/>
      <w:r>
        <w:t xml:space="preserve"> é empregado em diversos tipos de projetos, desde pequenos sites até aplicações web complexas e dinâmicas. Sua capacidade de simplificar a criação de interfaces responsivas e interativas o torna uma escolha popular para desenvolvedores que buscam uma estrutura eficiente e moderna para criar experiências atraentes na web. </w:t>
      </w:r>
    </w:p>
    <w:p w14:paraId="7EAF824C" w14:textId="77777777" w:rsidR="00E76FF9" w:rsidRDefault="00E76FF9" w:rsidP="00E76FF9">
      <w:pPr>
        <w:pStyle w:val="Ttulo4"/>
        <w:ind w:left="0" w:right="0"/>
      </w:pPr>
      <w:bookmarkStart w:id="46" w:name="_Toc143388805"/>
      <w:r>
        <w:t>C#</w:t>
      </w:r>
      <w:bookmarkEnd w:id="46"/>
    </w:p>
    <w:p w14:paraId="2E26A801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C# (pronuncia-se "C </w:t>
      </w:r>
      <w:proofErr w:type="spellStart"/>
      <w:r>
        <w:t>sharp</w:t>
      </w:r>
      <w:proofErr w:type="spellEnd"/>
      <w:r>
        <w:t>") é uma linguagem de programação desenvolvida pela Microsoft que combina elementos da linguagem C++ e do Java. Ela foi projetada para ser moderna, orientada a objetos e segura, sendo amplamente utilizada para o desenvolvimento de aplicações Windows, aplicativos de desktop, jogos, aplicações web e serviços na plataforma .NET. C# é uma linguagem de tipagem estática, o que significa que os tipos de dados das variáveis são definidos em tempo de compilação, resultando em código mais seguro e eficiente.</w:t>
      </w:r>
    </w:p>
    <w:p w14:paraId="1C07F4B9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Uma das características distintas do C# é a sua forte integração com o ambiente de desenvolvimento da Microsoft, o Visual Studio, que oferece ferramentas avançadas para escrita, depuração e testes de código C#. A linguagem também suporta programação assíncrona e paralela, tornando-a adequada para aplicações que requerem alto desempenho e responsividade.</w:t>
      </w:r>
    </w:p>
    <w:p w14:paraId="7844262F" w14:textId="77777777" w:rsidR="00E76FF9" w:rsidRPr="00A27F83" w:rsidRDefault="00E76FF9" w:rsidP="00E76FF9">
      <w:pPr>
        <w:keepNext/>
        <w:spacing w:before="120" w:after="120" w:line="360" w:lineRule="auto"/>
        <w:ind w:left="0" w:right="0" w:firstLine="851"/>
      </w:pPr>
      <w:r>
        <w:t>Além disso, C# é uma peça central da plataforma .NET, que oferece um ecossistema de bibliotecas e frameworks para o desenvolvimento de aplicações em várias áreas. Com sua abordagem orientada a objetos e ampla adoção em empresas e na indústria de desenvolvimento de software, o C# continua sendo uma escolha popular para criar uma variedade de aplicações, desde aplicações corporativas até jogos de alta qualidade.</w:t>
      </w:r>
    </w:p>
    <w:p w14:paraId="6979D621" w14:textId="77777777" w:rsidR="00E76FF9" w:rsidRDefault="00E76FF9" w:rsidP="00E76FF9">
      <w:pPr>
        <w:pStyle w:val="Ttulo4"/>
        <w:ind w:left="0" w:right="0"/>
      </w:pPr>
      <w:bookmarkStart w:id="47" w:name="_Toc143388806"/>
      <w:proofErr w:type="spellStart"/>
      <w:r>
        <w:t>TailWind</w:t>
      </w:r>
      <w:bookmarkEnd w:id="47"/>
      <w:proofErr w:type="spellEnd"/>
    </w:p>
    <w:p w14:paraId="02188FFA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proofErr w:type="spellStart"/>
      <w:r>
        <w:t>Tailwind</w:t>
      </w:r>
      <w:proofErr w:type="spellEnd"/>
      <w:r>
        <w:t xml:space="preserve"> CSS é um framework de design de código aberto que facilita a criação de interfaces de usuário estilizadas e personalizadas em aplicações web. </w:t>
      </w:r>
      <w:r>
        <w:lastRenderedPageBreak/>
        <w:t xml:space="preserve">Diferentemente de outros frameworks, como </w:t>
      </w:r>
      <w:proofErr w:type="spellStart"/>
      <w:r>
        <w:t>Bootstrap</w:t>
      </w:r>
      <w:proofErr w:type="spellEnd"/>
      <w:r>
        <w:t xml:space="preserve">, o </w:t>
      </w:r>
      <w:proofErr w:type="spellStart"/>
      <w:r>
        <w:t>Tailwind</w:t>
      </w:r>
      <w:proofErr w:type="spellEnd"/>
      <w:r>
        <w:t xml:space="preserve"> não fornece estilos pré-definidos, mas sim oferece classes utilitárias que permitem aos desenvolvedores criar estilos personalizados de forma mais eficiente. Ele adota uma abordagem de "design atômico", onde cada classe utilitária se refere a um estilo específico, como margens, cores, tamanhos e tipografia.</w:t>
      </w:r>
    </w:p>
    <w:p w14:paraId="03581116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O </w:t>
      </w:r>
      <w:proofErr w:type="spellStart"/>
      <w:r>
        <w:t>Tailwind</w:t>
      </w:r>
      <w:proofErr w:type="spellEnd"/>
      <w:r>
        <w:t xml:space="preserve"> CSS é altamente configurável, permitindo aos desenvolvedores personalizarem os estilos de acordo com as necessidades do projeto. Com sua abordagem baseada em classes, os desenvolvedores podem rapidamente compor e modificar estilos sem a necessidade de escrever CSS personalizado. Além disso, o </w:t>
      </w:r>
      <w:proofErr w:type="spellStart"/>
      <w:r>
        <w:t>Tailwind</w:t>
      </w:r>
      <w:proofErr w:type="spellEnd"/>
      <w:r>
        <w:t xml:space="preserve"> inclui recursos como responsividade, onde as classes podem ser usadas para definir estilos diferentes para diferentes tamanhos de tela.</w:t>
      </w:r>
    </w:p>
    <w:p w14:paraId="6494335D" w14:textId="77777777" w:rsidR="00E76FF9" w:rsidRPr="00A27F83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Escolhido por sua eficiência e flexibilidade, o </w:t>
      </w:r>
      <w:proofErr w:type="spellStart"/>
      <w:r>
        <w:t>Tailwind</w:t>
      </w:r>
      <w:proofErr w:type="spellEnd"/>
      <w:r>
        <w:t xml:space="preserve"> ganhou popularidade na comunidade de desenvolvedores front-end. Ele agiliza o processo de design e desenvolvimento, permitindo a criação de interfaces de usuário elegantes e responsivas de maneira mais rápida.</w:t>
      </w:r>
    </w:p>
    <w:p w14:paraId="2483545D" w14:textId="77777777" w:rsidR="00E76FF9" w:rsidRDefault="00E76FF9" w:rsidP="00E76FF9">
      <w:pPr>
        <w:pStyle w:val="Ttulo4"/>
        <w:ind w:left="11" w:right="0" w:hanging="11"/>
      </w:pPr>
      <w:bookmarkStart w:id="48" w:name="_Toc143388807"/>
      <w:r>
        <w:t>Entity Framework</w:t>
      </w:r>
      <w:bookmarkEnd w:id="48"/>
    </w:p>
    <w:p w14:paraId="5D483951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Entity Framework (EF) é um framework de mapeamento objeto-relacional (ORM) desenvolvido pela Microsoft. Ele oferece uma abordagem de desenvolvimento orientada a objetos para interagir com bancos de dados relacionais. O objetivo do Entity Framework é simplificar a maneira como os desenvolvedores acessam, manipulam e gerenciam dados em aplicações .NET, permitindo que trabalhem com objetos no código enquanto o framework lida com a tradução desses objetos para consultas SQL e vice-versa.</w:t>
      </w:r>
    </w:p>
    <w:p w14:paraId="36CBC7D8" w14:textId="77777777" w:rsidR="00E76FF9" w:rsidRDefault="00E76FF9" w:rsidP="00E76FF9">
      <w:pPr>
        <w:keepNext/>
        <w:spacing w:before="120" w:after="120" w:line="360" w:lineRule="auto"/>
        <w:ind w:left="0" w:right="0" w:firstLine="851"/>
      </w:pPr>
      <w:r>
        <w:t>Uma das principais características do Entity Framework é o mapeamento de objetos para tabelas do banco de dados, o que permite aos desenvolvedores tratar as operações de banco de dados como operações em objetos. O EF oferece uma variedade de recursos, como o LINQ (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Query), que permite realizar consultas complexas em objetos, além de gerenciamento de relacionamentos, controle de transações e rastreamento de mudanças.</w:t>
      </w:r>
    </w:p>
    <w:p w14:paraId="42BE8721" w14:textId="77777777" w:rsidR="00E76FF9" w:rsidRPr="00A27F83" w:rsidRDefault="00E76FF9" w:rsidP="00E76FF9">
      <w:pPr>
        <w:keepNext/>
        <w:spacing w:before="120" w:after="120" w:line="360" w:lineRule="auto"/>
        <w:ind w:left="0" w:right="0" w:firstLine="851"/>
      </w:pPr>
      <w:r>
        <w:t xml:space="preserve">O Entity Framework suporta vários provedores de banco de dados, como SQL Server, MySQL, Oracle e PostgreSQL, tornando-o flexível para diversos ambientes. Sua utilização simplifica o desenvolvimento, melhora a manutenção e promove uma </w:t>
      </w:r>
      <w:r>
        <w:lastRenderedPageBreak/>
        <w:t>abstração eficiente entre a lógica de negócios e o armazenamento de dados. Com essas vantagens, o Entity Framework é amplamente adotado em projetos .NET para agilizar o acesso e a manipulação de dados em bancos de dados relacionais.</w:t>
      </w:r>
    </w:p>
    <w:p w14:paraId="2252D8C7" w14:textId="77777777" w:rsidR="00E76FF9" w:rsidRDefault="00E76FF9" w:rsidP="00E76FF9">
      <w:pPr>
        <w:pStyle w:val="Ttulo4"/>
        <w:ind w:left="0" w:right="0"/>
      </w:pPr>
      <w:bookmarkStart w:id="49" w:name="_Toc143388808"/>
      <w:r>
        <w:t>Arduino IDE</w:t>
      </w:r>
    </w:p>
    <w:p w14:paraId="5F531153" w14:textId="77777777" w:rsidR="00E76FF9" w:rsidRDefault="00E76FF9" w:rsidP="00E76FF9">
      <w:pPr>
        <w:spacing w:after="0" w:line="360" w:lineRule="auto"/>
        <w:ind w:left="0" w:right="0" w:firstLine="709"/>
      </w:pPr>
      <w:r>
        <w:t xml:space="preserve">A Arduino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(IDE) é uma ferramenta fundamental para entusiastas, estudantes e profissionais que desejam mergulhar no mundo dos projetos eletrônicos com as placas Arduino. Ela se destaca por sua abordagem acessível e amigável, tornando a eletrônica e a programação mais acessíveis a uma ampla gama de pessoas, independentemente de sua experiência prévia. A IDE fornece uma linguagem de programação própria, baseada em C/C++, que é notavelmente fácil de aprender, mesmo para iniciantes. Uma das características que torna a Arduino IDE tão popular é sua vasta biblioteca de funções predefinidas, chamadas de "sketches", que tornam a realização de tarefas comuns, como controlar LEDs, ler sensores ou comunicar-se com outros dispositivos, uma tarefa simplificada.</w:t>
      </w:r>
    </w:p>
    <w:p w14:paraId="10CC7E7D" w14:textId="77777777" w:rsidR="00E76FF9" w:rsidRDefault="00E76FF9" w:rsidP="00E76FF9">
      <w:pPr>
        <w:spacing w:after="0" w:line="360" w:lineRule="auto"/>
        <w:ind w:left="0" w:right="0" w:firstLine="709"/>
      </w:pPr>
      <w:r>
        <w:t xml:space="preserve">Outro aspecto notável é a capacidade da Arduino IDE de suportar uma ampla variedade de placas Arduino, desde as mais simples, como o Arduino Uno, até placas mais avançadas, como o Arduino Mega ou o Arduino </w:t>
      </w:r>
      <w:proofErr w:type="spellStart"/>
      <w:r>
        <w:t>Due</w:t>
      </w:r>
      <w:proofErr w:type="spellEnd"/>
      <w:r>
        <w:t>. Isso oferece aos desenvolvedores a flexibilidade de escolher a placa que melhor atende às suas necessidades e, ao mesmo tempo, usar um ambiente de programação consistente e familiar.</w:t>
      </w:r>
    </w:p>
    <w:p w14:paraId="101D3304" w14:textId="77777777" w:rsidR="00E76FF9" w:rsidRDefault="00E76FF9" w:rsidP="00E76FF9">
      <w:pPr>
        <w:spacing w:after="0" w:line="360" w:lineRule="auto"/>
        <w:ind w:left="0" w:right="0" w:firstLine="709"/>
      </w:pPr>
      <w:r>
        <w:t xml:space="preserve">A Arduino IDE é compatível com sistemas operacionais como Windows, </w:t>
      </w:r>
      <w:proofErr w:type="spellStart"/>
      <w:r>
        <w:t>macOS</w:t>
      </w:r>
      <w:proofErr w:type="spellEnd"/>
      <w:r>
        <w:t xml:space="preserve"> e Linux, garantindo sua acessibilidade em diferentes plataformas. Além disso, ela oferece recursos avançados, como depuração de código, monitor serial e a capacidade de integrar bibliotecas personalizadas, o que a torna uma escolha poderosa para desenvolvedores experientes.</w:t>
      </w:r>
    </w:p>
    <w:p w14:paraId="4B3ADD5F" w14:textId="77777777" w:rsidR="00E76FF9" w:rsidRPr="00123F57" w:rsidRDefault="00E76FF9" w:rsidP="00E76FF9">
      <w:pPr>
        <w:spacing w:after="0" w:line="360" w:lineRule="auto"/>
        <w:ind w:left="0" w:right="0" w:firstLine="709"/>
      </w:pPr>
      <w:r>
        <w:t>Em resumo, a Arduino IDE desempenha um papel crucial na promoção da eletrônica DIY (faça você mesmo) e no incentivo à programação, possibilitando que pessoas de todas as idades e níveis de experiência explorem projetos criativos e inovadores. Com sua abordagem simplificada, ela remove barreiras para o aprendizado e a experimentação, tornando a eletrônica e a programação mais acessíveis e empolgantes.</w:t>
      </w:r>
    </w:p>
    <w:p w14:paraId="2C4B52D7" w14:textId="77777777" w:rsidR="00E76FF9" w:rsidRDefault="00E76FF9" w:rsidP="00E76FF9">
      <w:pPr>
        <w:pStyle w:val="Ttulo4"/>
        <w:ind w:left="0" w:right="0"/>
      </w:pPr>
      <w:r>
        <w:t xml:space="preserve">Bibliotecas </w:t>
      </w:r>
    </w:p>
    <w:p w14:paraId="60B5C6F7" w14:textId="77777777" w:rsidR="00E76FF9" w:rsidRDefault="00E76FF9" w:rsidP="00E76FF9">
      <w:pPr>
        <w:pStyle w:val="PargrafodaLista"/>
        <w:numPr>
          <w:ilvl w:val="0"/>
          <w:numId w:val="8"/>
        </w:numPr>
      </w:pPr>
      <w:proofErr w:type="spellStart"/>
      <w:r>
        <w:t>Wire.h</w:t>
      </w:r>
      <w:proofErr w:type="spellEnd"/>
    </w:p>
    <w:p w14:paraId="389EC8CC" w14:textId="77777777" w:rsidR="00E76FF9" w:rsidRDefault="00E76FF9" w:rsidP="00E76FF9">
      <w:pPr>
        <w:spacing w:line="360" w:lineRule="auto"/>
        <w:ind w:left="0" w:firstLine="708"/>
      </w:pPr>
      <w:r w:rsidRPr="00123F57">
        <w:lastRenderedPageBreak/>
        <w:t>A biblioteca "</w:t>
      </w:r>
      <w:proofErr w:type="spellStart"/>
      <w:r w:rsidRPr="00123F57">
        <w:t>Wire.h</w:t>
      </w:r>
      <w:proofErr w:type="spellEnd"/>
      <w:r w:rsidRPr="00123F57">
        <w:t>" é uma parte essencial da plataforma Arduino, simplificando a comunicação entre dispositivos por meio do protocolo I2C. Ela permite conectar diversos componentes eletrônicos, como sensores e displays, a uma placa Arduino e facilita a troca eficiente de informações. Essa biblioteca é amplamente utilizada em projetos de eletrônica e robótica, tornando a programação mais acessível e eficaz.</w:t>
      </w:r>
    </w:p>
    <w:p w14:paraId="3E8A167F" w14:textId="77777777" w:rsidR="00E76FF9" w:rsidRDefault="00E76FF9" w:rsidP="00E76FF9">
      <w:pPr>
        <w:pStyle w:val="PargrafodaLista"/>
        <w:numPr>
          <w:ilvl w:val="0"/>
          <w:numId w:val="8"/>
        </w:numPr>
        <w:spacing w:line="360" w:lineRule="auto"/>
      </w:pPr>
      <w:proofErr w:type="spellStart"/>
      <w:r w:rsidRPr="00123F57">
        <w:t>Adafruit</w:t>
      </w:r>
      <w:proofErr w:type="gramStart"/>
      <w:r w:rsidRPr="00123F57">
        <w:t>_Sensor</w:t>
      </w:r>
      <w:proofErr w:type="gramEnd"/>
      <w:r w:rsidRPr="00123F57">
        <w:t>.h</w:t>
      </w:r>
      <w:proofErr w:type="spellEnd"/>
    </w:p>
    <w:p w14:paraId="528DDE8D" w14:textId="77777777" w:rsidR="00E76FF9" w:rsidRDefault="00E76FF9" w:rsidP="00E76FF9">
      <w:pPr>
        <w:spacing w:line="360" w:lineRule="auto"/>
        <w:ind w:left="0" w:firstLine="708"/>
      </w:pPr>
      <w:r w:rsidRPr="00123F57">
        <w:t>A biblioteca "</w:t>
      </w:r>
      <w:proofErr w:type="spellStart"/>
      <w:r w:rsidRPr="00123F57">
        <w:t>Adafruit_Sensor.h</w:t>
      </w:r>
      <w:proofErr w:type="spellEnd"/>
      <w:r w:rsidRPr="00123F57">
        <w:t>" simplifica o uso de uma variedade de sensores em placas Arduino, fornecendo uma estrutura comum para acessar dados de diferentes tipos de sensores. Isso facilita a coleta de informações e o desenvolvimento de projetos que envolvem medições e interações com o ambiente.</w:t>
      </w:r>
    </w:p>
    <w:p w14:paraId="279FADF3" w14:textId="77777777" w:rsidR="00E76FF9" w:rsidRDefault="00E76FF9" w:rsidP="00E76FF9">
      <w:pPr>
        <w:pStyle w:val="PargrafodaLista"/>
        <w:numPr>
          <w:ilvl w:val="0"/>
          <w:numId w:val="8"/>
        </w:numPr>
        <w:spacing w:line="360" w:lineRule="auto"/>
      </w:pPr>
      <w:r w:rsidRPr="00123F57">
        <w:t>Adafruit_TSL2561_U.h</w:t>
      </w:r>
    </w:p>
    <w:p w14:paraId="33E11E3E" w14:textId="77777777" w:rsidR="00E76FF9" w:rsidRDefault="00E76FF9" w:rsidP="00E76FF9">
      <w:pPr>
        <w:spacing w:line="360" w:lineRule="auto"/>
        <w:ind w:left="0" w:firstLine="708"/>
      </w:pPr>
      <w:r w:rsidRPr="00123F57">
        <w:t xml:space="preserve">A biblioteca "Adafruit_TSL2561_U.h" é usada para interagir com o sensor de luminosidade TSL2561 da </w:t>
      </w:r>
      <w:proofErr w:type="spellStart"/>
      <w:r w:rsidRPr="00123F57">
        <w:t>Adafruit</w:t>
      </w:r>
      <w:proofErr w:type="spellEnd"/>
      <w:r w:rsidRPr="00123F57">
        <w:t>. Ela simplifica a programação e a coleta de dados de luminosidade, tornando mais fácil a incorporação de medições de luz em projetos Arduino. É uma escolha conveniente para aplicações que envolvem controle de iluminação, detecção de luz ambiente e outras funções relacionadas à luminosidade.</w:t>
      </w:r>
    </w:p>
    <w:p w14:paraId="5E51F7A1" w14:textId="77777777" w:rsidR="00E76FF9" w:rsidRDefault="00E76FF9" w:rsidP="00E76FF9">
      <w:pPr>
        <w:pStyle w:val="PargrafodaLista"/>
        <w:numPr>
          <w:ilvl w:val="0"/>
          <w:numId w:val="8"/>
        </w:numPr>
        <w:spacing w:line="360" w:lineRule="auto"/>
      </w:pPr>
      <w:r>
        <w:t>Adafruit_BME280.h</w:t>
      </w:r>
    </w:p>
    <w:p w14:paraId="0995C3CB" w14:textId="77777777" w:rsidR="00E76FF9" w:rsidRDefault="00E76FF9" w:rsidP="00E76FF9">
      <w:pPr>
        <w:spacing w:line="360" w:lineRule="auto"/>
        <w:ind w:left="0" w:firstLine="708"/>
      </w:pPr>
      <w:r w:rsidRPr="00123F57">
        <w:t xml:space="preserve">A biblioteca "Adafruit_BME280.h" é usada para trabalhar com o sensor de temperatura, umidade e pressão atmosférica BME280 da </w:t>
      </w:r>
      <w:proofErr w:type="spellStart"/>
      <w:r w:rsidRPr="00123F57">
        <w:t>Adafruit</w:t>
      </w:r>
      <w:proofErr w:type="spellEnd"/>
      <w:r w:rsidRPr="00123F57">
        <w:t>. Ela simplifica a programação e a coleta de dados dessas variáveis climáticas, tornando mais fácil a inclusão de medições precisas em projetos Arduino. Essa biblioteca é uma escolha comum em aplicações que requerem monitoramento do ambiente, como estações meteorológicas, sistemas de controle de clima e projetos de IoT relacionados ao clima.</w:t>
      </w:r>
    </w:p>
    <w:p w14:paraId="5184F03A" w14:textId="77777777" w:rsidR="00E76FF9" w:rsidRDefault="00E76FF9" w:rsidP="00E76FF9">
      <w:pPr>
        <w:pStyle w:val="PargrafodaLista"/>
        <w:numPr>
          <w:ilvl w:val="0"/>
          <w:numId w:val="8"/>
        </w:numPr>
        <w:spacing w:line="360" w:lineRule="auto"/>
      </w:pPr>
      <w:proofErr w:type="spellStart"/>
      <w:r>
        <w:t>SPI.h</w:t>
      </w:r>
      <w:proofErr w:type="spellEnd"/>
    </w:p>
    <w:p w14:paraId="7400C4B9" w14:textId="77777777" w:rsidR="00E76FF9" w:rsidRDefault="00E76FF9" w:rsidP="00E76FF9">
      <w:pPr>
        <w:spacing w:line="360" w:lineRule="auto"/>
        <w:ind w:left="0" w:firstLine="708"/>
      </w:pPr>
      <w:r w:rsidRPr="00123F57">
        <w:t>A biblioteca "</w:t>
      </w:r>
      <w:proofErr w:type="spellStart"/>
      <w:r w:rsidRPr="00123F57">
        <w:t>SPI.h</w:t>
      </w:r>
      <w:proofErr w:type="spellEnd"/>
      <w:r w:rsidRPr="00123F57">
        <w:t xml:space="preserve">" é uma parte fundamental da plataforma Arduino e é usada para a comunicação SPI (Serial </w:t>
      </w:r>
      <w:proofErr w:type="spellStart"/>
      <w:r w:rsidRPr="00123F57">
        <w:t>Peripheral</w:t>
      </w:r>
      <w:proofErr w:type="spellEnd"/>
      <w:r w:rsidRPr="00123F57">
        <w:t xml:space="preserve"> Interface). Ela simplifica a conexão e a comunicação entre placas Arduino e uma variedade de dispositivos, como sensores, displays, módulos de memória e outros componentes eletrônicos. O protocolo SPI é conhecido por sua alta velocidade de comunicação e é amplamente utilizado em projetos que exigem transferência rápida de dados. Com a biblioteca "</w:t>
      </w:r>
      <w:proofErr w:type="spellStart"/>
      <w:r w:rsidRPr="00123F57">
        <w:t>SPI.h</w:t>
      </w:r>
      <w:proofErr w:type="spellEnd"/>
      <w:r w:rsidRPr="00123F57">
        <w:t xml:space="preserve">", os desenvolvedores podem aproveitar a eficiência da comunicação SPI de forma mais </w:t>
      </w:r>
      <w:r w:rsidRPr="00123F57">
        <w:lastRenderedPageBreak/>
        <w:t>conveniente, economizando tempo de programação e recursos. Essa biblioteca é particularmente útil em aplicações que envolvem leitura e gravação de dados em dispositivos de armazenamento, como cartões SD, ou na interação com displays gráficos de alta velocidade. Resumidamente, a "</w:t>
      </w:r>
      <w:proofErr w:type="spellStart"/>
      <w:r w:rsidRPr="00123F57">
        <w:t>SPI.h</w:t>
      </w:r>
      <w:proofErr w:type="spellEnd"/>
      <w:r w:rsidRPr="00123F57">
        <w:t>" é uma ferramenta importante que simplifica a implementação do protocolo SPI em projetos Arduino, tornando a comunicação eficiente e rápida com uma variedade de dispositivos eletrônicos.</w:t>
      </w:r>
    </w:p>
    <w:p w14:paraId="5C87DD60" w14:textId="77777777" w:rsidR="00E76FF9" w:rsidRDefault="00E76FF9" w:rsidP="00E76FF9">
      <w:pPr>
        <w:pStyle w:val="PargrafodaLista"/>
        <w:numPr>
          <w:ilvl w:val="0"/>
          <w:numId w:val="8"/>
        </w:numPr>
        <w:spacing w:line="360" w:lineRule="auto"/>
      </w:pPr>
      <w:proofErr w:type="spellStart"/>
      <w:r>
        <w:t>Ethernet.h</w:t>
      </w:r>
      <w:proofErr w:type="spellEnd"/>
    </w:p>
    <w:p w14:paraId="63448291" w14:textId="77777777" w:rsidR="00E76FF9" w:rsidRDefault="00E76FF9" w:rsidP="00E76FF9">
      <w:pPr>
        <w:spacing w:line="360" w:lineRule="auto"/>
        <w:ind w:left="0" w:firstLine="708"/>
      </w:pPr>
      <w:r w:rsidRPr="00603237">
        <w:t>A biblioteca "</w:t>
      </w:r>
      <w:proofErr w:type="spellStart"/>
      <w:r w:rsidRPr="00603237">
        <w:t>Ethernet.h</w:t>
      </w:r>
      <w:proofErr w:type="spellEnd"/>
      <w:r w:rsidRPr="00603237">
        <w:t>" é essencial para projetos que envolvem conectividade Ethernet com placas Arduino. Ela fornece as funções e ferramentas necessárias para a criação de servidores web, comunicação pela rede e acesso a recursos online. Essa biblioteca é amplamente utilizada em aplicações que exigem monitoramento remoto, controle de dispositivos via internet e troca de informações com servidores. Ela torna mais acessível a implementação de soluções de IoT (Internet das Coisas) e automação residencial que dependem da conectividade Ethernet, proporcionando uma maneira eficaz de criar projetos que se comunicam com o mundo exterior por meio da rede. Resumindo, a "</w:t>
      </w:r>
      <w:proofErr w:type="spellStart"/>
      <w:r w:rsidRPr="00603237">
        <w:t>Ethernet.h</w:t>
      </w:r>
      <w:proofErr w:type="spellEnd"/>
      <w:r w:rsidRPr="00603237">
        <w:t>" é uma biblioteca fundamental para adicionar capacidades de rede a projetos Arduino, tornando-os capazes de se comunicar pela internet e acessar recursos remotos de forma eficiente e conveniente.</w:t>
      </w:r>
    </w:p>
    <w:p w14:paraId="5651D495" w14:textId="77777777" w:rsidR="00E76FF9" w:rsidRDefault="00E76FF9" w:rsidP="00E76FF9">
      <w:pPr>
        <w:pStyle w:val="PargrafodaLista"/>
        <w:numPr>
          <w:ilvl w:val="0"/>
          <w:numId w:val="8"/>
        </w:numPr>
        <w:spacing w:line="360" w:lineRule="auto"/>
      </w:pPr>
      <w:proofErr w:type="spellStart"/>
      <w:r w:rsidRPr="00603237">
        <w:t>EthernetUdp.h</w:t>
      </w:r>
      <w:proofErr w:type="spellEnd"/>
    </w:p>
    <w:p w14:paraId="1C554527" w14:textId="77777777" w:rsidR="00E76FF9" w:rsidRDefault="00E76FF9" w:rsidP="00E76FF9">
      <w:pPr>
        <w:spacing w:line="360" w:lineRule="auto"/>
        <w:ind w:left="0" w:firstLine="708"/>
      </w:pPr>
      <w:r w:rsidRPr="00603237">
        <w:t>A biblioteca "</w:t>
      </w:r>
      <w:proofErr w:type="spellStart"/>
      <w:r w:rsidRPr="00603237">
        <w:t>EthernetUdp.h</w:t>
      </w:r>
      <w:proofErr w:type="spellEnd"/>
      <w:r w:rsidRPr="00603237">
        <w:t>" é uma extensão da biblioteca "</w:t>
      </w:r>
      <w:proofErr w:type="spellStart"/>
      <w:r w:rsidRPr="00603237">
        <w:t>Ethernet.h</w:t>
      </w:r>
      <w:proofErr w:type="spellEnd"/>
      <w:r w:rsidRPr="00603237">
        <w:t>" que habilita a comunicação usando o protocolo UDP em projetos Arduino com conectividade Ethernet. Isso é útil para aplicações que exigem comunicação em tempo real e baixa latência pela rede.</w:t>
      </w:r>
    </w:p>
    <w:bookmarkEnd w:id="49"/>
    <w:p w14:paraId="49236D5C" w14:textId="77777777" w:rsidR="00D94EFF" w:rsidRDefault="00D94EFF" w:rsidP="00D94EFF">
      <w:pPr>
        <w:pStyle w:val="Ttulo1"/>
        <w:keepNext w:val="0"/>
        <w:pageBreakBefore/>
        <w:spacing w:before="240" w:after="240" w:line="360" w:lineRule="auto"/>
        <w:ind w:right="0"/>
        <w:jc w:val="left"/>
      </w:pPr>
      <w:r>
        <w:lastRenderedPageBreak/>
        <w:t>DESENVOLVIMENTO</w:t>
      </w:r>
    </w:p>
    <w:p w14:paraId="4CD2C3F2" w14:textId="77777777" w:rsidR="00D94EFF" w:rsidRDefault="00D94EFF" w:rsidP="00D94EFF">
      <w:pPr>
        <w:pStyle w:val="Ttulo2"/>
        <w:spacing w:before="120" w:after="120" w:line="360" w:lineRule="auto"/>
        <w:ind w:right="0"/>
        <w:jc w:val="left"/>
      </w:pPr>
      <w:bookmarkStart w:id="50" w:name="_Toc143388809"/>
      <w:r>
        <w:t>TESTE DOS SENSORES E PLACA ETHERNET</w:t>
      </w:r>
      <w:bookmarkEnd w:id="50"/>
    </w:p>
    <w:p w14:paraId="2FE0D4DB" w14:textId="229A9A27" w:rsidR="00D94EFF" w:rsidRPr="007C2F78" w:rsidRDefault="00D94EFF" w:rsidP="00215B09">
      <w:pPr>
        <w:spacing w:line="360" w:lineRule="auto"/>
        <w:ind w:left="0" w:firstLine="708"/>
        <w:jc w:val="left"/>
      </w:pPr>
      <w:r w:rsidRPr="007C2F78">
        <w:t xml:space="preserve">Neste </w:t>
      </w:r>
      <w:r w:rsidR="00D41B78" w:rsidRPr="007C2F78">
        <w:t>capítulo</w:t>
      </w:r>
      <w:r w:rsidRPr="007C2F78">
        <w:t>, é abordado como foram realizados de forma detalhada os testes da Placa Ethernet e dos Sensores utilizados no projeto.</w:t>
      </w:r>
    </w:p>
    <w:p w14:paraId="5F529279" w14:textId="77777777" w:rsidR="00D94EFF" w:rsidRDefault="00D94EFF" w:rsidP="00D94EFF">
      <w:pPr>
        <w:pStyle w:val="Ttulo3"/>
        <w:keepNext w:val="0"/>
        <w:keepLines w:val="0"/>
        <w:spacing w:before="120" w:after="120" w:line="240" w:lineRule="auto"/>
        <w:ind w:right="0"/>
        <w:jc w:val="left"/>
      </w:pPr>
      <w:bookmarkStart w:id="51" w:name="_Toc143388810"/>
      <w:r>
        <w:t>Teste Placa Ethernet</w:t>
      </w:r>
      <w:bookmarkEnd w:id="51"/>
    </w:p>
    <w:p w14:paraId="7DCA1FA5" w14:textId="77777777" w:rsidR="00D94EFF" w:rsidRPr="00FB5ADA" w:rsidRDefault="00D94EFF" w:rsidP="00D94EFF">
      <w:pPr>
        <w:spacing w:before="120" w:after="120" w:line="360" w:lineRule="auto"/>
        <w:ind w:left="0" w:right="0" w:firstLine="851"/>
      </w:pPr>
      <w:r>
        <w:t xml:space="preserve">O teste da placa ethernet W5100 foi realizado da seguinte maneira, conectamos a placa ethernet diretamente ao notebook/PC, programamos o código para o Arduino com as devidas exigências da placa, utilizando as bibliotecas </w:t>
      </w:r>
      <w:proofErr w:type="spellStart"/>
      <w:r>
        <w:t>SPI.h</w:t>
      </w:r>
      <w:proofErr w:type="spellEnd"/>
      <w:r>
        <w:t xml:space="preserve"> e </w:t>
      </w:r>
      <w:proofErr w:type="spellStart"/>
      <w:r>
        <w:t>Ethernet.h</w:t>
      </w:r>
      <w:proofErr w:type="spellEnd"/>
      <w:r>
        <w:t xml:space="preserve">, fizemos uma conexão de ponte entre a rede de </w:t>
      </w:r>
      <w:proofErr w:type="spellStart"/>
      <w:r>
        <w:t>Wifi</w:t>
      </w:r>
      <w:proofErr w:type="spellEnd"/>
      <w:r>
        <w:t xml:space="preserve"> e a rede do Cabo Ethernet, definido um IP estático. Após isso, utilizamos um servidor socket em Python, para observar se a conexão estava funcionando e se os dados enviados estavam corretos. Com resultado obtivemos a confirmação de que a placa Ethernet estava funcionando devidamente e enviando os dados corretamente.</w:t>
      </w:r>
    </w:p>
    <w:p w14:paraId="4E2CE82A" w14:textId="77777777" w:rsidR="00D94EFF" w:rsidRDefault="00D94EFF" w:rsidP="0098555C">
      <w:pPr>
        <w:pStyle w:val="Ttulo3"/>
        <w:spacing w:before="120" w:after="120"/>
        <w:ind w:right="0"/>
      </w:pPr>
      <w:bookmarkStart w:id="52" w:name="_Toc143388811"/>
      <w:r>
        <w:t>Teste Sensor ML8511</w:t>
      </w:r>
      <w:bookmarkEnd w:id="52"/>
    </w:p>
    <w:p w14:paraId="68A5AE68" w14:textId="08397649" w:rsidR="00D94EFF" w:rsidRPr="00FB5ADA" w:rsidRDefault="00D94EFF" w:rsidP="00215B09">
      <w:pPr>
        <w:spacing w:before="120" w:after="120" w:line="360" w:lineRule="auto"/>
        <w:ind w:left="0" w:right="0" w:firstLine="851"/>
      </w:pPr>
      <w:r w:rsidRPr="00FB5ADA">
        <w:t xml:space="preserve">O teste do </w:t>
      </w:r>
      <w:r>
        <w:t>s</w:t>
      </w:r>
      <w:r w:rsidRPr="00FB5ADA">
        <w:t xml:space="preserve">ensor ML8511 </w:t>
      </w:r>
      <w:r>
        <w:t xml:space="preserve">foi realizado da seguinte maneira, usando jumpers o sensor foi conectado a protoboard e consequentemente ao Arduino com suas devidas exigências. Após isso o desenvolvimento de um código com as devidas transformações e cálculos para conversão dos sinais mandados para o sensor, o valor é impresso na serial. Com os resultados deste teste confirmamos que o sensor estava se comunicando corretamente com o Arduino e uma leitura correta e precisa da luz UV. </w:t>
      </w:r>
    </w:p>
    <w:p w14:paraId="3720C671" w14:textId="77777777" w:rsidR="00D94EFF" w:rsidRDefault="00D94EFF" w:rsidP="0098555C">
      <w:pPr>
        <w:pStyle w:val="Ttulo3"/>
        <w:spacing w:before="120" w:after="120"/>
        <w:ind w:right="0"/>
      </w:pPr>
      <w:bookmarkStart w:id="53" w:name="_Toc143388812"/>
      <w:r>
        <w:t>Teste Sensor BME280</w:t>
      </w:r>
      <w:bookmarkEnd w:id="53"/>
    </w:p>
    <w:p w14:paraId="7F699DC9" w14:textId="21834EE6" w:rsidR="00D94EFF" w:rsidRDefault="00D94EFF" w:rsidP="00D94EFF">
      <w:pPr>
        <w:spacing w:before="120" w:after="120" w:line="360" w:lineRule="auto"/>
        <w:ind w:left="0" w:right="0" w:firstLine="851"/>
      </w:pPr>
      <w:r>
        <w:t>O teste do sensor BME280 foi realizado da seguinte maneira, usando jumpers o sensor foi conectado a protoboard e consequentemente ao Arduino com suas devidas exigências, utilizando uma comunicação I2C. Após programar o código para o Arduino, utilizando de sua biblioteca Adafruit_BME280.h, obtivemos os valores do sensor e os imprimimos na serial. Assim, foi possível determinar que o sensor estava funcionando corretamente, lendo com precisão os valores de temperatura, umidade e pressão.</w:t>
      </w:r>
    </w:p>
    <w:p w14:paraId="05D2E899" w14:textId="77777777" w:rsidR="00D94EFF" w:rsidRDefault="00D94EFF" w:rsidP="0098555C">
      <w:pPr>
        <w:pStyle w:val="Ttulo3"/>
        <w:spacing w:before="120" w:after="120"/>
        <w:ind w:right="0"/>
      </w:pPr>
      <w:bookmarkStart w:id="54" w:name="_Toc143388813"/>
      <w:r>
        <w:t>Teste Sensor TSL2561</w:t>
      </w:r>
      <w:bookmarkEnd w:id="54"/>
    </w:p>
    <w:p w14:paraId="6CFC78A0" w14:textId="294A03FA" w:rsidR="00D94EFF" w:rsidRPr="00FB4FBE" w:rsidRDefault="00D94EFF" w:rsidP="00D41B78">
      <w:pPr>
        <w:spacing w:before="120" w:after="120" w:line="360" w:lineRule="auto"/>
        <w:ind w:left="0" w:right="0" w:firstLine="851"/>
      </w:pPr>
      <w:r>
        <w:t xml:space="preserve">O teste do sensor TSL2561 foi realizado da seguinte maneira, usando jumpers o sensor foi conectado a protoboard e consequentemente ao Arduino, com </w:t>
      </w:r>
      <w:r>
        <w:lastRenderedPageBreak/>
        <w:t>suas devidas exigências, utilizando uma comunicação I2C. Após programar o código para o Arduino, utilizando a biblioteca Adafruit_TSL2561_U.h, obtivemos os valores do sensor e os imprimimos na serial. Assim, foi possível afirmar que o sensor estava funcionando corretamente, lendo com precisão os valores de luz visível e luz infravermelha do ambiente.</w:t>
      </w:r>
    </w:p>
    <w:p w14:paraId="2CAC8823" w14:textId="77777777" w:rsidR="00D94EFF" w:rsidRDefault="00D94EFF" w:rsidP="00D94EFF">
      <w:pPr>
        <w:pStyle w:val="Ttulo2"/>
        <w:keepNext w:val="0"/>
        <w:keepLines w:val="0"/>
        <w:spacing w:before="120" w:after="120" w:line="240" w:lineRule="auto"/>
        <w:ind w:right="0"/>
        <w:jc w:val="left"/>
      </w:pPr>
      <w:bookmarkStart w:id="55" w:name="_Toc143388814"/>
      <w:r>
        <w:t>BACK-END</w:t>
      </w:r>
      <w:bookmarkEnd w:id="55"/>
    </w:p>
    <w:p w14:paraId="71EF83D9" w14:textId="77777777" w:rsidR="00D94EFF" w:rsidRPr="00FB4FBE" w:rsidRDefault="00D94EFF" w:rsidP="00D94EFF">
      <w:pPr>
        <w:spacing w:line="360" w:lineRule="auto"/>
        <w:ind w:left="0" w:firstLine="708"/>
      </w:pPr>
      <w:r w:rsidRPr="007C2F78">
        <w:t xml:space="preserve">Neste capítulo, direcionamos nosso foco para a área do </w:t>
      </w:r>
      <w:proofErr w:type="spellStart"/>
      <w:r w:rsidRPr="007C2F78">
        <w:t>back-end</w:t>
      </w:r>
      <w:proofErr w:type="spellEnd"/>
      <w:r w:rsidRPr="007C2F78">
        <w:t>, onde exploramos as linguagens de programação, frameworks e bibliotecas utilizados na construção da parte interna do sistema.</w:t>
      </w:r>
    </w:p>
    <w:p w14:paraId="0CA21392" w14:textId="77777777" w:rsidR="00D94EFF" w:rsidRDefault="00D94EFF" w:rsidP="00D94EFF">
      <w:pPr>
        <w:pStyle w:val="Ttulo3"/>
        <w:keepNext w:val="0"/>
        <w:keepLines w:val="0"/>
        <w:spacing w:before="120" w:after="120" w:line="240" w:lineRule="auto"/>
        <w:ind w:right="0"/>
        <w:jc w:val="left"/>
      </w:pPr>
      <w:bookmarkStart w:id="56" w:name="_Toc143388815"/>
      <w:r w:rsidRPr="00FB4FBE">
        <w:t>Instalação do Banco de dados no Azure</w:t>
      </w:r>
      <w:bookmarkEnd w:id="56"/>
    </w:p>
    <w:p w14:paraId="40D585B5" w14:textId="77777777" w:rsidR="00D94EFF" w:rsidRPr="00FB4FBE" w:rsidRDefault="00D94EFF" w:rsidP="00D94EFF">
      <w:pPr>
        <w:spacing w:before="120" w:after="120" w:line="360" w:lineRule="auto"/>
        <w:ind w:left="0" w:right="0" w:firstLine="851"/>
      </w:pPr>
      <w:r w:rsidRPr="00FB4FBE">
        <w:t xml:space="preserve">A instalação de um banco de dados no Azure envolve criar um grupo de recursos para organização, configurar um servidor de banco de dados escolhendo o tipo desejado (por exemplo, SQL </w:t>
      </w:r>
      <w:proofErr w:type="spellStart"/>
      <w:r w:rsidRPr="00FB4FBE">
        <w:t>Database</w:t>
      </w:r>
      <w:proofErr w:type="spellEnd"/>
      <w:r w:rsidRPr="00FB4FBE">
        <w:t>), definir regras de firewall, criar o banco de dados propriamente dito, gerenciar usuários e permissões, conectar-se à instância, importar ou criar dados, monitorar o desempenho, configurar backups e recuperação. Esses passos garantem um ambiente de armazenamento e gerenciamento de dados na nuvem do Azure. Consulte a documentação para detalhes específicos.</w:t>
      </w:r>
    </w:p>
    <w:p w14:paraId="5A773709" w14:textId="77777777" w:rsidR="00D94EFF" w:rsidRDefault="00D94EFF" w:rsidP="0098555C">
      <w:pPr>
        <w:pStyle w:val="Ttulo3"/>
        <w:spacing w:before="120" w:after="120"/>
        <w:ind w:right="0"/>
      </w:pPr>
      <w:bookmarkStart w:id="57" w:name="_Toc143388816"/>
      <w:r w:rsidRPr="00FB4FBE">
        <w:t>Configuração do SQL Server</w:t>
      </w:r>
      <w:bookmarkEnd w:id="57"/>
    </w:p>
    <w:p w14:paraId="212E60C2" w14:textId="1C854E05" w:rsidR="00D94EFF" w:rsidRPr="00FB4FBE" w:rsidRDefault="00D94EFF" w:rsidP="00215B09">
      <w:pPr>
        <w:spacing w:before="120" w:after="120" w:line="360" w:lineRule="auto"/>
        <w:ind w:left="0" w:right="0" w:firstLine="851"/>
      </w:pPr>
      <w:r w:rsidRPr="00FB4FBE">
        <w:t>A configuração do SQL Server envolve instalar o software, definir configurações de instância, criar bancos de dados, configurar segurança e autenticação, ajustar recursos e memória, definir planos de backup e manutenção, implementar monitoramento e alertas, adotar criptografia e segurança avançada, documentar configurações e fazer backups. Essas etapas garantem um ambiente de banco de dados otimizado, seguro e bem gerenciado. Consulte a documentação da Microsoft para orientações detalhadas.</w:t>
      </w:r>
    </w:p>
    <w:p w14:paraId="0B42ABA7" w14:textId="77777777" w:rsidR="00D94EFF" w:rsidRDefault="00D94EFF" w:rsidP="0098555C">
      <w:pPr>
        <w:pStyle w:val="Ttulo3"/>
        <w:spacing w:before="120" w:after="120"/>
        <w:ind w:right="0"/>
      </w:pPr>
      <w:bookmarkStart w:id="58" w:name="_Toc143388817"/>
      <w:r w:rsidRPr="00FB4FBE">
        <w:t>Criação de Tabelas no SQL Server</w:t>
      </w:r>
      <w:bookmarkEnd w:id="58"/>
    </w:p>
    <w:p w14:paraId="17BFC97D" w14:textId="77777777" w:rsidR="00D94EFF" w:rsidRPr="00FB4FBE" w:rsidRDefault="00D94EFF" w:rsidP="00D94EFF">
      <w:pPr>
        <w:spacing w:before="120" w:after="120" w:line="360" w:lineRule="auto"/>
        <w:ind w:left="0" w:right="0" w:firstLine="851"/>
      </w:pPr>
      <w:r w:rsidRPr="00FB4FBE">
        <w:t xml:space="preserve">A criação de tabelas no SQL Server envolve escrever um comando "CREATE TABLE" com o nome da tabela, colunas e seus tipos de dados. Adicione restrições como chaves primárias, chaves estrangeiras e índices, se necessário. Execute o comando SQL para criar a tabela e verifique a criação. Se desejado, insira dados usando o comando "INSERT INTO" e valide os resultados com consultas SELECT. </w:t>
      </w:r>
      <w:r w:rsidRPr="00FB4FBE">
        <w:lastRenderedPageBreak/>
        <w:t>Certifique-se de seguir a sintaxe correta e consultar a documentação do SQL Server para detalhes específicos.</w:t>
      </w:r>
    </w:p>
    <w:p w14:paraId="33A16D25" w14:textId="77777777" w:rsidR="00D94EFF" w:rsidRDefault="00D94EFF" w:rsidP="00F87615">
      <w:pPr>
        <w:pStyle w:val="Ttulo3"/>
        <w:spacing w:before="120" w:after="120"/>
        <w:ind w:right="0"/>
      </w:pPr>
      <w:bookmarkStart w:id="59" w:name="_Toc143388818"/>
      <w:r w:rsidRPr="004B3321">
        <w:t>Implementação do CRUD</w:t>
      </w:r>
      <w:bookmarkEnd w:id="59"/>
    </w:p>
    <w:p w14:paraId="52E4E8C6" w14:textId="77777777" w:rsidR="00D94EFF" w:rsidRPr="004B3321" w:rsidRDefault="00D94EFF" w:rsidP="00D94EFF">
      <w:pPr>
        <w:spacing w:before="120" w:after="120" w:line="360" w:lineRule="auto"/>
        <w:ind w:left="0" w:right="0" w:firstLine="851"/>
      </w:pPr>
      <w:r w:rsidRPr="004B3321">
        <w:t>A implementação do CRUD abrange a criação, leitura, atualização e exclusão de dados. Comece modelando os dados, implemente operações para criar, ler, atualizar e excluir registros. Integre essas operações com a interface do usuário, assegurando validações e segurança. Teste e depure cada operação, documentando os processos para facilitar a manutenção. Siga as melhores práticas para garantir eficácia, confiabilidade e segurança na manipulação de dados.</w:t>
      </w:r>
    </w:p>
    <w:p w14:paraId="32C2E6F2" w14:textId="77777777" w:rsidR="00D94EFF" w:rsidRDefault="00D94EFF" w:rsidP="00F83E4D">
      <w:pPr>
        <w:pStyle w:val="Ttulo3"/>
        <w:ind w:right="0"/>
      </w:pPr>
      <w:bookmarkStart w:id="60" w:name="_Toc143388819"/>
      <w:r w:rsidRPr="00FB4FBE">
        <w:t>Estabelecimento do padrão MVC</w:t>
      </w:r>
      <w:bookmarkEnd w:id="60"/>
    </w:p>
    <w:p w14:paraId="7A22A4C8" w14:textId="77777777" w:rsidR="00D94EFF" w:rsidRPr="00FB4FBE" w:rsidRDefault="00D94EFF" w:rsidP="00D94EFF">
      <w:pPr>
        <w:spacing w:before="120" w:after="120" w:line="360" w:lineRule="auto"/>
        <w:ind w:left="0" w:right="0" w:firstLine="851"/>
      </w:pPr>
      <w:r w:rsidRPr="004B3321">
        <w:t xml:space="preserve">O estabelecimento do padrão MVC envolve dividir um aplicativo em três componentes principais: Model (lógica de negócios e dados), </w:t>
      </w:r>
      <w:proofErr w:type="spellStart"/>
      <w:r w:rsidRPr="004B3321">
        <w:t>View</w:t>
      </w:r>
      <w:proofErr w:type="spellEnd"/>
      <w:r w:rsidRPr="004B3321">
        <w:t xml:space="preserve"> (interface do usuário) e </w:t>
      </w:r>
      <w:proofErr w:type="spellStart"/>
      <w:r w:rsidRPr="004B3321">
        <w:t>Controller</w:t>
      </w:r>
      <w:proofErr w:type="spellEnd"/>
      <w:r w:rsidRPr="004B3321">
        <w:t xml:space="preserve"> (gerenciamento da interação). Crie e desenvolva cada componente com responsabilidades claras. A </w:t>
      </w:r>
      <w:proofErr w:type="spellStart"/>
      <w:r w:rsidRPr="004B3321">
        <w:t>Controller</w:t>
      </w:r>
      <w:proofErr w:type="spellEnd"/>
      <w:r w:rsidRPr="004B3321">
        <w:t xml:space="preserve"> coordena a interação entre Model e </w:t>
      </w:r>
      <w:proofErr w:type="spellStart"/>
      <w:r w:rsidRPr="004B3321">
        <w:t>View</w:t>
      </w:r>
      <w:proofErr w:type="spellEnd"/>
      <w:r w:rsidRPr="004B3321">
        <w:t>, mantendo a separação e evitando acoplamento excessivo. Teste cada componente e configure a comunicação adequada entre eles. Mantenha a modularidade para facilitar manutenção e atualizações futuras.</w:t>
      </w:r>
    </w:p>
    <w:p w14:paraId="1E1888D1" w14:textId="77777777" w:rsidR="00D94EFF" w:rsidRDefault="00D94EFF" w:rsidP="00F83E4D">
      <w:pPr>
        <w:pStyle w:val="Ttulo3"/>
        <w:ind w:right="0"/>
      </w:pPr>
      <w:bookmarkStart w:id="61" w:name="_Toc143388820"/>
      <w:r w:rsidRPr="00FB4FBE">
        <w:t>Programação do sistema de login</w:t>
      </w:r>
      <w:bookmarkEnd w:id="61"/>
    </w:p>
    <w:p w14:paraId="40355AD7" w14:textId="4E9ED6A6" w:rsidR="00D94EFF" w:rsidRPr="00FB4FBE" w:rsidRDefault="00D94EFF" w:rsidP="00215B09">
      <w:pPr>
        <w:spacing w:before="120" w:after="120" w:line="360" w:lineRule="auto"/>
        <w:ind w:left="0" w:right="0" w:firstLine="851"/>
      </w:pPr>
      <w:r w:rsidRPr="00FB4FBE">
        <w:t xml:space="preserve">A programação de um sistema de login envolve criar uma página de login, capturar e validar as credenciais inseridas pelos usuários, criptografar as senhas armazenadas no banco de dados, opcionalmente gerar tokens de sessão, implementar bloqueios após tentativas </w:t>
      </w:r>
      <w:r w:rsidR="0055357D" w:rsidRPr="00FB4FBE">
        <w:t>malsucedidas</w:t>
      </w:r>
      <w:r w:rsidRPr="00FB4FBE">
        <w:t>, e possivelmente adicionar recuperação de senha. Gerenciar sessões, testar exaustivamente, monitorar a segurança e manter o sistema atualizado são etapas essenciais para garantir a proteção das informações e a funcionalidade segura do sistema de login.</w:t>
      </w:r>
    </w:p>
    <w:p w14:paraId="59EAB495" w14:textId="77777777" w:rsidR="00D94EFF" w:rsidRDefault="00D94EFF" w:rsidP="00D94EFF">
      <w:pPr>
        <w:pStyle w:val="Ttulo2"/>
        <w:keepNext w:val="0"/>
        <w:keepLines w:val="0"/>
        <w:spacing w:before="120" w:after="120" w:line="240" w:lineRule="auto"/>
        <w:ind w:right="0"/>
        <w:jc w:val="left"/>
      </w:pPr>
      <w:bookmarkStart w:id="62" w:name="_Toc143388821"/>
      <w:r>
        <w:t>FRONT-END</w:t>
      </w:r>
      <w:bookmarkEnd w:id="62"/>
    </w:p>
    <w:p w14:paraId="5EFD444B" w14:textId="3E6ADE28" w:rsidR="00D94EFF" w:rsidRPr="006D220B" w:rsidRDefault="00D94EFF" w:rsidP="00215B09">
      <w:pPr>
        <w:spacing w:line="360" w:lineRule="auto"/>
        <w:ind w:left="0" w:firstLine="708"/>
      </w:pPr>
      <w:r w:rsidRPr="007C2F78">
        <w:t>Neste capítulo, concentramos nossa atenção na área do front-</w:t>
      </w:r>
      <w:proofErr w:type="spellStart"/>
      <w:r w:rsidRPr="007C2F78">
        <w:t>end</w:t>
      </w:r>
      <w:proofErr w:type="spellEnd"/>
      <w:r w:rsidRPr="007C2F78">
        <w:t>, onde apresentamos as linguagens de programação, ferramentas e bibliotecas empregadas no desenvolvimento da interface e interação com o usuário.</w:t>
      </w:r>
    </w:p>
    <w:p w14:paraId="3531E5C3" w14:textId="77777777" w:rsidR="00D94EFF" w:rsidRDefault="00D94EFF" w:rsidP="00F83E4D">
      <w:pPr>
        <w:pStyle w:val="Ttulo3"/>
        <w:ind w:right="0"/>
      </w:pPr>
      <w:bookmarkStart w:id="63" w:name="_Toc143388822"/>
      <w:r w:rsidRPr="006D220B">
        <w:t>Programação Home Page e Contatos</w:t>
      </w:r>
      <w:bookmarkEnd w:id="63"/>
    </w:p>
    <w:p w14:paraId="56482E9F" w14:textId="77777777" w:rsidR="00D94EFF" w:rsidRPr="006D220B" w:rsidRDefault="00D94EFF" w:rsidP="00D94EFF">
      <w:pPr>
        <w:spacing w:before="120" w:after="120" w:line="360" w:lineRule="auto"/>
        <w:ind w:left="0" w:right="0" w:firstLine="851"/>
      </w:pPr>
      <w:r w:rsidRPr="006D220B">
        <w:t xml:space="preserve">A programação da página inicial (Home Page) envolve a criação de uma estrutura HTML e estilos CSS atrativos, com elementos interativos em </w:t>
      </w:r>
      <w:proofErr w:type="spellStart"/>
      <w:r w:rsidRPr="006D220B">
        <w:t>JavaScript</w:t>
      </w:r>
      <w:proofErr w:type="spellEnd"/>
      <w:r w:rsidRPr="006D220B">
        <w:t xml:space="preserve">, </w:t>
      </w:r>
      <w:r w:rsidRPr="006D220B">
        <w:lastRenderedPageBreak/>
        <w:t>para apresentar informações relevantes e incentivar a exploração do site. A programação da página de contatos inclui a criação de um formulário HTML com campos para nome, e-mail, assunto e mensagem, validações, envio de e-mails por meio de linguagens de programação como PHP ou Python, feedback ao usuário após o envio e informações de contato adicionais. Teste exaustivamente e assegure a segurança dos dados. Personalize as interfaces para atender às necessidades da empresa e garantir a usabilidade, a aparência visual e a privacidade dos usuários.</w:t>
      </w:r>
    </w:p>
    <w:p w14:paraId="2A31803A" w14:textId="77777777" w:rsidR="00D94EFF" w:rsidRDefault="00D94EFF" w:rsidP="00D94EFF">
      <w:pPr>
        <w:pStyle w:val="Ttulo2"/>
        <w:spacing w:before="120" w:after="120" w:line="240" w:lineRule="auto"/>
        <w:ind w:left="11" w:right="0" w:hanging="11"/>
        <w:jc w:val="left"/>
      </w:pPr>
      <w:bookmarkStart w:id="64" w:name="_Toc143388823"/>
      <w:r>
        <w:t>MODELO DO FRITZING</w:t>
      </w:r>
    </w:p>
    <w:p w14:paraId="4810EB37" w14:textId="77777777" w:rsidR="00D94EFF" w:rsidRDefault="00D94EFF" w:rsidP="00D94EFF">
      <w:pPr>
        <w:spacing w:after="100" w:afterAutospacing="1" w:line="360" w:lineRule="auto"/>
        <w:ind w:left="0" w:right="0" w:firstLine="709"/>
      </w:pPr>
      <w:r>
        <w:t xml:space="preserve">O modelo </w:t>
      </w:r>
      <w:proofErr w:type="spellStart"/>
      <w:r>
        <w:t>fritzing</w:t>
      </w:r>
      <w:proofErr w:type="spellEnd"/>
      <w:r>
        <w:t xml:space="preserve"> </w:t>
      </w:r>
      <w:r w:rsidRPr="00A43C47">
        <w:t>desempenha um papel fundamental no processo de criação de projetos eletrônicos, permitindo que os usuários esbocem, projetem e visualizem circuitos de maneira eficiente e intuitiva</w:t>
      </w:r>
      <w:r>
        <w:t xml:space="preserve">, com isso foi realizado o modelo do projeto </w:t>
      </w:r>
      <w:proofErr w:type="spellStart"/>
      <w:r>
        <w:t>Nimbus</w:t>
      </w:r>
      <w:proofErr w:type="spellEnd"/>
      <w:r>
        <w:t xml:space="preserve"> para facilitar a concepção do projeto.</w:t>
      </w:r>
    </w:p>
    <w:p w14:paraId="4C1C7505" w14:textId="77777777" w:rsidR="00D94EFF" w:rsidRPr="00F773EC" w:rsidRDefault="00D94EFF" w:rsidP="00D94EFF">
      <w:pPr>
        <w:pStyle w:val="Legenda"/>
        <w:keepNext/>
        <w:spacing w:before="120" w:after="120"/>
        <w:ind w:left="11" w:right="0" w:hanging="11"/>
        <w:jc w:val="center"/>
        <w:rPr>
          <w:i w:val="0"/>
          <w:caps/>
          <w:color w:val="000000" w:themeColor="text1"/>
          <w:sz w:val="24"/>
          <w:szCs w:val="24"/>
        </w:rPr>
      </w:pPr>
      <w:bookmarkStart w:id="65" w:name="_Toc148839450"/>
      <w:r w:rsidRPr="00F773EC">
        <w:rPr>
          <w:i w:val="0"/>
          <w:caps/>
          <w:color w:val="000000" w:themeColor="text1"/>
          <w:sz w:val="24"/>
          <w:szCs w:val="24"/>
        </w:rPr>
        <w:t xml:space="preserve">Figura </w:t>
      </w:r>
      <w:r w:rsidR="000C0494">
        <w:rPr>
          <w:i w:val="0"/>
          <w:caps/>
          <w:color w:val="000000" w:themeColor="text1"/>
          <w:sz w:val="24"/>
          <w:szCs w:val="24"/>
        </w:rPr>
        <w:fldChar w:fldCharType="begin"/>
      </w:r>
      <w:r w:rsidR="000C0494">
        <w:rPr>
          <w:i w:val="0"/>
          <w:caps/>
          <w:color w:val="000000" w:themeColor="text1"/>
          <w:sz w:val="24"/>
          <w:szCs w:val="24"/>
        </w:rPr>
        <w:instrText xml:space="preserve"> SEQ Figura \* ARABIC </w:instrText>
      </w:r>
      <w:r w:rsidR="000C0494">
        <w:rPr>
          <w:i w:val="0"/>
          <w:caps/>
          <w:color w:val="000000" w:themeColor="text1"/>
          <w:sz w:val="24"/>
          <w:szCs w:val="24"/>
        </w:rPr>
        <w:fldChar w:fldCharType="separate"/>
      </w:r>
      <w:r w:rsidR="000C0494">
        <w:rPr>
          <w:i w:val="0"/>
          <w:caps/>
          <w:noProof/>
          <w:color w:val="000000" w:themeColor="text1"/>
          <w:sz w:val="24"/>
          <w:szCs w:val="24"/>
        </w:rPr>
        <w:t>12</w:t>
      </w:r>
      <w:r w:rsidR="000C0494">
        <w:rPr>
          <w:i w:val="0"/>
          <w:caps/>
          <w:color w:val="000000" w:themeColor="text1"/>
          <w:sz w:val="24"/>
          <w:szCs w:val="24"/>
        </w:rPr>
        <w:fldChar w:fldCharType="end"/>
      </w:r>
      <w:r w:rsidRPr="00F773EC">
        <w:rPr>
          <w:i w:val="0"/>
          <w:caps/>
          <w:color w:val="000000" w:themeColor="text1"/>
          <w:sz w:val="24"/>
          <w:szCs w:val="24"/>
        </w:rPr>
        <w:t xml:space="preserve"> - Modelo do Fritzing</w:t>
      </w:r>
      <w:bookmarkEnd w:id="65"/>
    </w:p>
    <w:p w14:paraId="7AC22B10" w14:textId="77777777" w:rsidR="00D94EFF" w:rsidRDefault="00D94EFF" w:rsidP="00D94EFF">
      <w:pPr>
        <w:spacing w:after="100" w:afterAutospacing="1" w:line="36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2B85FE1D" wp14:editId="4E725C80">
            <wp:extent cx="2965837" cy="2248749"/>
            <wp:effectExtent l="0" t="0" r="6350" b="0"/>
            <wp:docPr id="10" name="Imagem 10" descr="C:\Users\Computador\Downloads\nimbu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utador\Downloads\nimbus (1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70" cy="225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18EA" w14:textId="482A5518" w:rsidR="00D94EFF" w:rsidRPr="00D41B78" w:rsidRDefault="00D94EFF" w:rsidP="00D41B78">
      <w:pPr>
        <w:pStyle w:val="PargrafodaLista"/>
        <w:spacing w:after="0" w:line="240" w:lineRule="auto"/>
        <w:ind w:left="0" w:right="0" w:firstLine="0"/>
        <w:contextualSpacing w:val="0"/>
        <w:jc w:val="center"/>
        <w:rPr>
          <w:sz w:val="20"/>
          <w:szCs w:val="20"/>
        </w:rPr>
      </w:pPr>
      <w:r w:rsidRPr="000032F2">
        <w:rPr>
          <w:sz w:val="20"/>
          <w:szCs w:val="20"/>
        </w:rPr>
        <w:t xml:space="preserve">FONTE: </w:t>
      </w:r>
      <w:r>
        <w:rPr>
          <w:sz w:val="20"/>
          <w:szCs w:val="20"/>
        </w:rPr>
        <w:t>BASSOI</w:t>
      </w:r>
      <w:r w:rsidRPr="000032F2">
        <w:rPr>
          <w:sz w:val="20"/>
          <w:szCs w:val="20"/>
        </w:rPr>
        <w:t xml:space="preserve">, </w:t>
      </w:r>
      <w:r>
        <w:rPr>
          <w:sz w:val="20"/>
          <w:szCs w:val="20"/>
        </w:rPr>
        <w:t>Gabriel</w:t>
      </w:r>
      <w:r w:rsidRPr="000032F2">
        <w:rPr>
          <w:sz w:val="20"/>
          <w:szCs w:val="20"/>
        </w:rPr>
        <w:t xml:space="preserve">. </w:t>
      </w:r>
      <w:r>
        <w:rPr>
          <w:b/>
          <w:sz w:val="20"/>
          <w:szCs w:val="20"/>
        </w:rPr>
        <w:t xml:space="preserve">Modelo do </w:t>
      </w:r>
      <w:proofErr w:type="spellStart"/>
      <w:r>
        <w:rPr>
          <w:b/>
          <w:sz w:val="20"/>
          <w:szCs w:val="20"/>
        </w:rPr>
        <w:t>Fritzing</w:t>
      </w:r>
      <w:proofErr w:type="spellEnd"/>
      <w:r w:rsidRPr="000032F2">
        <w:rPr>
          <w:b/>
          <w:sz w:val="20"/>
          <w:szCs w:val="20"/>
        </w:rPr>
        <w:t>.</w:t>
      </w:r>
      <w:r w:rsidRPr="000032F2">
        <w:rPr>
          <w:sz w:val="20"/>
          <w:szCs w:val="20"/>
        </w:rPr>
        <w:t xml:space="preserve"> Curitiba, 2023.</w:t>
      </w:r>
    </w:p>
    <w:p w14:paraId="0B8E7D29" w14:textId="77777777" w:rsidR="00D94EFF" w:rsidRDefault="00D94EFF" w:rsidP="00D94EFF">
      <w:pPr>
        <w:pStyle w:val="Ttulo2"/>
        <w:spacing w:before="120" w:after="120" w:line="240" w:lineRule="auto"/>
        <w:ind w:right="0"/>
        <w:jc w:val="left"/>
      </w:pPr>
      <w:r>
        <w:t>CONSTRUÇÃO</w:t>
      </w:r>
      <w:bookmarkEnd w:id="64"/>
    </w:p>
    <w:p w14:paraId="7464518D" w14:textId="77777777" w:rsidR="00D94EFF" w:rsidRPr="007C2F78" w:rsidRDefault="00D94EFF" w:rsidP="00D94EFF">
      <w:pPr>
        <w:spacing w:line="360" w:lineRule="auto"/>
        <w:ind w:left="0" w:firstLine="708"/>
      </w:pPr>
      <w:r w:rsidRPr="007C2F78">
        <w:t>Neste capítulo, voltamos nossa atenção para a etapa de construção do projeto, onde detalhamos os processos de execução, as técnicas de montagem e a integração de componentes que deram vida à iniciativa.</w:t>
      </w:r>
    </w:p>
    <w:p w14:paraId="47998F40" w14:textId="77777777" w:rsidR="00D94EFF" w:rsidRDefault="00D94EFF" w:rsidP="00F83E4D">
      <w:pPr>
        <w:pStyle w:val="Ttulo3"/>
        <w:ind w:right="0"/>
      </w:pPr>
      <w:bookmarkStart w:id="66" w:name="_Toc143388824"/>
      <w:r>
        <w:t>Impressão 3D do Pluviômetro</w:t>
      </w:r>
      <w:bookmarkEnd w:id="66"/>
    </w:p>
    <w:p w14:paraId="69195BFF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Nosso pluviômetro impresso em 3D é um dispositivo para medir a quantidade de chuva em uma área específica. Feito a partir de tecnologia de impressão tridimensional, esse instrumento oferece uma abordagem prática e acessível para monitorar as condições climáticas. </w:t>
      </w:r>
    </w:p>
    <w:p w14:paraId="0CEB25FF" w14:textId="77777777" w:rsidR="00D94EFF" w:rsidRDefault="00D94EFF" w:rsidP="00D94EFF">
      <w:pPr>
        <w:spacing w:before="120" w:after="120" w:line="360" w:lineRule="auto"/>
        <w:ind w:left="0" w:right="0" w:firstLine="0"/>
        <w:jc w:val="left"/>
      </w:pPr>
      <w:r>
        <w:lastRenderedPageBreak/>
        <w:t xml:space="preserve">Composto por componentes principais impressos em 3D: </w:t>
      </w:r>
    </w:p>
    <w:p w14:paraId="341D71BE" w14:textId="77777777" w:rsidR="00D94EFF" w:rsidRDefault="00D94EFF" w:rsidP="00D94EFF">
      <w:pPr>
        <w:spacing w:before="120" w:after="120" w:line="360" w:lineRule="auto"/>
        <w:ind w:left="11" w:right="0" w:hanging="11"/>
        <w:jc w:val="left"/>
      </w:pPr>
      <w:r>
        <w:t xml:space="preserve">Funil Coletor: Um funil otimizado para direcionar e coletar a água da chuva. </w:t>
      </w:r>
    </w:p>
    <w:p w14:paraId="68A15226" w14:textId="77777777" w:rsidR="00D94EFF" w:rsidRDefault="00D94EFF" w:rsidP="00D94EFF">
      <w:pPr>
        <w:spacing w:before="120" w:after="120" w:line="360" w:lineRule="auto"/>
        <w:ind w:left="0" w:right="0" w:firstLine="0"/>
        <w:jc w:val="left"/>
      </w:pPr>
      <w:r>
        <w:t xml:space="preserve">Base Giratória: Uma base giratória onde o peso da água é calculado e movido gerando um pêndulo, utilizamos um Sensor Reed resistente a água e um imã para detecção de movimento. </w:t>
      </w:r>
    </w:p>
    <w:p w14:paraId="0FD96AA0" w14:textId="415A82D0" w:rsidR="00D94EFF" w:rsidRDefault="00D94EFF" w:rsidP="00D94EFF">
      <w:pPr>
        <w:spacing w:before="120" w:after="120" w:line="360" w:lineRule="auto"/>
        <w:ind w:left="0" w:right="0" w:firstLine="0"/>
        <w:jc w:val="left"/>
      </w:pPr>
      <w:r>
        <w:t>Base Durável: A base impressa em 3D proporciona a fixação do pluviômetro, que foi colocado sobre um frame de alumínio e fixado por uma barra roscada de 5mm.</w:t>
      </w:r>
    </w:p>
    <w:p w14:paraId="77D26DCF" w14:textId="77777777" w:rsidR="00D94EFF" w:rsidRDefault="00D94EFF" w:rsidP="00F83E4D">
      <w:pPr>
        <w:pStyle w:val="Ttulo3"/>
        <w:ind w:right="0"/>
      </w:pPr>
      <w:bookmarkStart w:id="67" w:name="_Toc143388825"/>
      <w:r>
        <w:t>Design e Modelagem</w:t>
      </w:r>
      <w:bookmarkEnd w:id="67"/>
    </w:p>
    <w:p w14:paraId="5ECB8899" w14:textId="77777777" w:rsidR="00D94EFF" w:rsidRDefault="00D94EFF" w:rsidP="00D94EFF">
      <w:pPr>
        <w:spacing w:before="120" w:after="120" w:line="360" w:lineRule="auto"/>
        <w:ind w:left="0" w:right="0" w:firstLine="851"/>
      </w:pPr>
      <w:r w:rsidRPr="00E9629A">
        <w:t>Um design funcional foi criado utilizando software de modelagem 3D, garantindo a geometria adequada para o funil, a câmara de medição e a base</w:t>
      </w:r>
      <w:r>
        <w:t xml:space="preserve">, além de ser </w:t>
      </w:r>
      <w:r w:rsidRPr="00D1275B">
        <w:t>desenvolvido para ser simples e compacto</w:t>
      </w:r>
      <w:r>
        <w:t>.</w:t>
      </w:r>
    </w:p>
    <w:p w14:paraId="41442CB9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O cano de PVC modificado apresenta as seguintes características notáveis: </w:t>
      </w:r>
    </w:p>
    <w:p w14:paraId="6F74988F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Compartimentos Estratégicos: O cano foi dividido em compartimentos personalizados, cada um projetado para acomodar com precisão o Arduino e um sensor específico. Essa divisão garante que os componentes se encaixem de forma segura e ordenada. </w:t>
      </w:r>
    </w:p>
    <w:p w14:paraId="670DA09B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Fixação por Barras Roscadas: Barras roscadas foram estrategicamente instaladas no interior do cano para servirem como suportes robustos para o Arduino e os sensores. Essas barras mantêm os componentes no lugar e minimizam qualquer movimento indesejado. </w:t>
      </w:r>
    </w:p>
    <w:p w14:paraId="10D7417D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Modificações para Cabos: Aberturas estrategicamente posicionadas no cano permitem a passagem organizada dos cabos dos sensores e do Arduino. Isso assegura que as conexões elétricas sejam mantidas intactas e não interfiram com a funcionalidade dos dispositivos. </w:t>
      </w:r>
    </w:p>
    <w:p w14:paraId="5980B46F" w14:textId="0967C39B" w:rsidR="00D94EFF" w:rsidRPr="00E9629A" w:rsidRDefault="00D94EFF" w:rsidP="00215B09">
      <w:pPr>
        <w:spacing w:before="120" w:after="120" w:line="360" w:lineRule="auto"/>
        <w:ind w:left="0" w:right="0" w:firstLine="851"/>
      </w:pPr>
      <w:r>
        <w:t>Vedação Reforçada: Juntas de vedação à prova d'água foram aplicadas nas extremidades do cano e dos compartimentos, criando uma barreira resistente à umidade e protegendo os componentes internos.</w:t>
      </w:r>
    </w:p>
    <w:p w14:paraId="3996EB67" w14:textId="77777777" w:rsidR="00D94EFF" w:rsidRDefault="00D94EFF" w:rsidP="00F83E4D">
      <w:pPr>
        <w:pStyle w:val="Ttulo3"/>
        <w:ind w:right="0"/>
      </w:pPr>
      <w:bookmarkStart w:id="68" w:name="_Toc143388826"/>
      <w:r>
        <w:t>Montagem</w:t>
      </w:r>
      <w:bookmarkEnd w:id="68"/>
    </w:p>
    <w:p w14:paraId="6DD1A987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A Seleção de </w:t>
      </w:r>
      <w:r w:rsidRPr="00D1275B">
        <w:t>Materiais</w:t>
      </w:r>
      <w:r>
        <w:t xml:space="preserve"> foi pensado em</w:t>
      </w:r>
      <w:r w:rsidRPr="00D1275B">
        <w:t xml:space="preserve"> plásticos resistentes ao clima (PLA), foram escolhidos, assegurando a durabilidade do pluviômetro.</w:t>
      </w:r>
    </w:p>
    <w:p w14:paraId="1F619B74" w14:textId="77777777" w:rsidR="00D94EFF" w:rsidRPr="00D1275B" w:rsidRDefault="00D94EFF" w:rsidP="00D94EFF">
      <w:pPr>
        <w:spacing w:before="120" w:after="120" w:line="360" w:lineRule="auto"/>
        <w:ind w:left="0" w:right="0" w:firstLine="851"/>
      </w:pPr>
      <w:r w:rsidRPr="00D1275B">
        <w:lastRenderedPageBreak/>
        <w:t>O dispositivo passou por testes básicos em condições de chuva simulada, avaliando a coleta de água e a clareza das leituras. Com base nos testes, pequenos ajustes foram feitos para otimizar a precisão e o desempenho.</w:t>
      </w:r>
    </w:p>
    <w:p w14:paraId="7E956AE8" w14:textId="77777777" w:rsidR="00D41B78" w:rsidRDefault="00D94EFF" w:rsidP="00D41B78">
      <w:pPr>
        <w:spacing w:before="120" w:after="120" w:line="360" w:lineRule="auto"/>
        <w:ind w:left="0" w:right="0" w:firstLine="851"/>
      </w:pPr>
      <w:r w:rsidRPr="00D1275B">
        <w:t xml:space="preserve">O cano de PVC modificado, projetado para abrigar um Arduino e quatro sensores - BME280, ML8511, TSL2561 e um sensor </w:t>
      </w:r>
      <w:proofErr w:type="spellStart"/>
      <w:r w:rsidRPr="00D1275B">
        <w:t>reed</w:t>
      </w:r>
      <w:proofErr w:type="spellEnd"/>
      <w:r w:rsidRPr="00D1275B">
        <w:t xml:space="preserve"> impermeável - é um desenvolvimento para integração tecnológica e análise climática. Este dispositivo multifuncional foi concebido para coletar dados meteorológicos e ambientais de maneira eficaz, enquanto mantém a funcionalidade dos sensores.</w:t>
      </w:r>
    </w:p>
    <w:p w14:paraId="7FF11F1F" w14:textId="095F37DF" w:rsidR="000C0494" w:rsidRPr="000C0494" w:rsidRDefault="000C0494" w:rsidP="000C0494">
      <w:pPr>
        <w:pStyle w:val="Legenda"/>
        <w:keepNext/>
        <w:ind w:left="11" w:hanging="11"/>
        <w:jc w:val="center"/>
        <w:rPr>
          <w:i w:val="0"/>
          <w:caps/>
          <w:color w:val="000000" w:themeColor="text1"/>
          <w:sz w:val="24"/>
          <w:szCs w:val="24"/>
        </w:rPr>
      </w:pPr>
      <w:r w:rsidRPr="000C0494">
        <w:rPr>
          <w:i w:val="0"/>
          <w:caps/>
          <w:color w:val="000000" w:themeColor="text1"/>
          <w:sz w:val="24"/>
          <w:szCs w:val="24"/>
        </w:rPr>
        <w:t xml:space="preserve">Figura </w:t>
      </w:r>
      <w:r w:rsidRPr="000C0494">
        <w:rPr>
          <w:i w:val="0"/>
          <w:caps/>
          <w:color w:val="000000" w:themeColor="text1"/>
          <w:sz w:val="24"/>
          <w:szCs w:val="24"/>
        </w:rPr>
        <w:fldChar w:fldCharType="begin"/>
      </w:r>
      <w:r w:rsidRPr="000C0494">
        <w:rPr>
          <w:i w:val="0"/>
          <w:caps/>
          <w:color w:val="000000" w:themeColor="text1"/>
          <w:sz w:val="24"/>
          <w:szCs w:val="24"/>
        </w:rPr>
        <w:instrText xml:space="preserve"> SEQ Figura \* ARABIC </w:instrText>
      </w:r>
      <w:r w:rsidRPr="000C0494">
        <w:rPr>
          <w:i w:val="0"/>
          <w:caps/>
          <w:color w:val="000000" w:themeColor="text1"/>
          <w:sz w:val="24"/>
          <w:szCs w:val="24"/>
        </w:rPr>
        <w:fldChar w:fldCharType="separate"/>
      </w:r>
      <w:r w:rsidRPr="000C0494">
        <w:rPr>
          <w:i w:val="0"/>
          <w:caps/>
          <w:color w:val="000000" w:themeColor="text1"/>
          <w:sz w:val="24"/>
          <w:szCs w:val="24"/>
        </w:rPr>
        <w:t>13</w:t>
      </w:r>
      <w:r w:rsidRPr="000C0494">
        <w:rPr>
          <w:i w:val="0"/>
          <w:caps/>
          <w:color w:val="000000" w:themeColor="text1"/>
          <w:sz w:val="24"/>
          <w:szCs w:val="24"/>
        </w:rPr>
        <w:fldChar w:fldCharType="end"/>
      </w:r>
      <w:r w:rsidRPr="000C0494">
        <w:rPr>
          <w:i w:val="0"/>
          <w:caps/>
          <w:color w:val="000000" w:themeColor="text1"/>
          <w:sz w:val="24"/>
          <w:szCs w:val="24"/>
        </w:rPr>
        <w:t xml:space="preserve"> - PROJETO FISICO</w:t>
      </w:r>
    </w:p>
    <w:p w14:paraId="657D9ED4" w14:textId="2867B641" w:rsidR="00AD51D8" w:rsidRDefault="008377CF" w:rsidP="000C0494">
      <w:pPr>
        <w:spacing w:before="120" w:after="120" w:line="360" w:lineRule="auto"/>
        <w:ind w:left="0" w:right="0" w:firstLine="851"/>
        <w:jc w:val="center"/>
      </w:pPr>
      <w:r w:rsidRPr="008377CF">
        <w:rPr>
          <w:noProof/>
        </w:rPr>
        <w:drawing>
          <wp:inline distT="0" distB="0" distL="0" distR="0" wp14:anchorId="3C6D4321" wp14:editId="32A6DBBE">
            <wp:extent cx="2586038" cy="2348181"/>
            <wp:effectExtent l="0" t="0" r="5080" b="0"/>
            <wp:docPr id="538628160" name="Imagem 538628160" descr="Uma imagem contendo no interior, objeto, pequen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28160" name="Imagem 2" descr="Uma imagem contendo no interior, objeto, pequeno,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52" cy="235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4110" w14:textId="5F5D0C7F" w:rsidR="00F773EC" w:rsidRPr="00043CB5" w:rsidRDefault="00846E92" w:rsidP="00F773EC">
      <w:pPr>
        <w:spacing w:before="120" w:after="120" w:line="360" w:lineRule="auto"/>
        <w:ind w:left="0" w:right="0" w:firstLine="851"/>
        <w:jc w:val="center"/>
        <w:rPr>
          <w:sz w:val="20"/>
          <w:szCs w:val="18"/>
        </w:rPr>
      </w:pPr>
      <w:r w:rsidRPr="00043CB5">
        <w:rPr>
          <w:sz w:val="20"/>
          <w:szCs w:val="18"/>
        </w:rPr>
        <w:t xml:space="preserve">FONTE: BASSOI, Gabriel. </w:t>
      </w:r>
      <w:r w:rsidR="00043CB5" w:rsidRPr="004C2CB7">
        <w:rPr>
          <w:b/>
          <w:bCs/>
          <w:sz w:val="20"/>
          <w:szCs w:val="18"/>
        </w:rPr>
        <w:t>Projeto física</w:t>
      </w:r>
      <w:r w:rsidR="00043CB5" w:rsidRPr="00043CB5">
        <w:rPr>
          <w:sz w:val="20"/>
          <w:szCs w:val="18"/>
        </w:rPr>
        <w:t>. Curitiba, 2023</w:t>
      </w:r>
      <w:r w:rsidR="00163B65">
        <w:rPr>
          <w:sz w:val="20"/>
          <w:szCs w:val="18"/>
        </w:rPr>
        <w:t>.</w:t>
      </w:r>
    </w:p>
    <w:p w14:paraId="458C5C66" w14:textId="2C385A24" w:rsidR="000C0494" w:rsidRPr="000C0494" w:rsidRDefault="000C0494" w:rsidP="000C0494">
      <w:pPr>
        <w:pStyle w:val="Legenda"/>
        <w:keepNext/>
        <w:ind w:left="11" w:hanging="11"/>
        <w:jc w:val="center"/>
        <w:rPr>
          <w:i w:val="0"/>
          <w:caps/>
          <w:color w:val="000000" w:themeColor="text1"/>
          <w:sz w:val="24"/>
          <w:szCs w:val="24"/>
        </w:rPr>
      </w:pPr>
      <w:r w:rsidRPr="000C0494">
        <w:rPr>
          <w:i w:val="0"/>
          <w:caps/>
          <w:color w:val="000000" w:themeColor="text1"/>
          <w:sz w:val="24"/>
          <w:szCs w:val="24"/>
        </w:rPr>
        <w:t xml:space="preserve">Figura </w:t>
      </w:r>
      <w:r w:rsidRPr="000C0494">
        <w:rPr>
          <w:i w:val="0"/>
          <w:caps/>
          <w:color w:val="000000" w:themeColor="text1"/>
          <w:sz w:val="24"/>
          <w:szCs w:val="24"/>
        </w:rPr>
        <w:fldChar w:fldCharType="begin"/>
      </w:r>
      <w:r w:rsidRPr="000C0494">
        <w:rPr>
          <w:i w:val="0"/>
          <w:caps/>
          <w:color w:val="000000" w:themeColor="text1"/>
          <w:sz w:val="24"/>
          <w:szCs w:val="24"/>
        </w:rPr>
        <w:instrText xml:space="preserve"> SEQ Figura \* ARABIC </w:instrText>
      </w:r>
      <w:r w:rsidRPr="000C0494">
        <w:rPr>
          <w:i w:val="0"/>
          <w:caps/>
          <w:color w:val="000000" w:themeColor="text1"/>
          <w:sz w:val="24"/>
          <w:szCs w:val="24"/>
        </w:rPr>
        <w:fldChar w:fldCharType="separate"/>
      </w:r>
      <w:r w:rsidRPr="000C0494">
        <w:rPr>
          <w:i w:val="0"/>
          <w:caps/>
          <w:color w:val="000000" w:themeColor="text1"/>
          <w:sz w:val="24"/>
          <w:szCs w:val="24"/>
        </w:rPr>
        <w:t>14</w:t>
      </w:r>
      <w:r w:rsidRPr="000C0494">
        <w:rPr>
          <w:i w:val="0"/>
          <w:caps/>
          <w:color w:val="000000" w:themeColor="text1"/>
          <w:sz w:val="24"/>
          <w:szCs w:val="24"/>
        </w:rPr>
        <w:fldChar w:fldCharType="end"/>
      </w:r>
      <w:r w:rsidRPr="000C0494">
        <w:rPr>
          <w:i w:val="0"/>
          <w:caps/>
          <w:color w:val="000000" w:themeColor="text1"/>
          <w:sz w:val="24"/>
          <w:szCs w:val="24"/>
        </w:rPr>
        <w:t xml:space="preserve"> - PROJETO FISICO</w:t>
      </w:r>
    </w:p>
    <w:p w14:paraId="7568AB43" w14:textId="152948C8" w:rsidR="00F773EC" w:rsidRDefault="00F773EC" w:rsidP="00F773EC">
      <w:pPr>
        <w:spacing w:before="120" w:after="120" w:line="360" w:lineRule="auto"/>
        <w:ind w:left="0" w:right="0" w:firstLine="851"/>
        <w:jc w:val="center"/>
      </w:pPr>
      <w:r w:rsidRPr="00F773EC">
        <w:rPr>
          <w:noProof/>
        </w:rPr>
        <w:drawing>
          <wp:inline distT="0" distB="0" distL="0" distR="0" wp14:anchorId="221AC40D" wp14:editId="2ACA6C3B">
            <wp:extent cx="2707481" cy="2197428"/>
            <wp:effectExtent l="0" t="0" r="0" b="0"/>
            <wp:docPr id="579471938" name="Imagem 579471938" descr="Uma imagem contendo no interior, pequeno, pia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1938" name="Imagem 3" descr="Uma imagem contendo no interior, pequeno, pia,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67" cy="22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119B" w14:textId="079A14D9" w:rsidR="00163B65" w:rsidRPr="00163B65" w:rsidRDefault="00163B65" w:rsidP="00163B65">
      <w:pPr>
        <w:spacing w:before="120" w:after="120" w:line="360" w:lineRule="auto"/>
        <w:ind w:left="0" w:right="0" w:firstLine="851"/>
        <w:jc w:val="center"/>
        <w:rPr>
          <w:sz w:val="20"/>
          <w:szCs w:val="18"/>
        </w:rPr>
      </w:pPr>
      <w:r w:rsidRPr="00043CB5">
        <w:rPr>
          <w:sz w:val="20"/>
          <w:szCs w:val="18"/>
        </w:rPr>
        <w:t xml:space="preserve">FONTE: BASSOI, Gabriel. </w:t>
      </w:r>
      <w:r w:rsidRPr="004C2CB7">
        <w:rPr>
          <w:b/>
          <w:bCs/>
          <w:sz w:val="20"/>
          <w:szCs w:val="18"/>
        </w:rPr>
        <w:t>Projeto física</w:t>
      </w:r>
      <w:r w:rsidRPr="00043CB5">
        <w:rPr>
          <w:sz w:val="20"/>
          <w:szCs w:val="18"/>
        </w:rPr>
        <w:t>. Curitiba, 2023</w:t>
      </w:r>
      <w:r>
        <w:rPr>
          <w:sz w:val="20"/>
          <w:szCs w:val="18"/>
        </w:rPr>
        <w:t>.</w:t>
      </w:r>
    </w:p>
    <w:p w14:paraId="45334835" w14:textId="77777777" w:rsidR="00D94EFF" w:rsidRDefault="00D94EFF" w:rsidP="00D94EFF">
      <w:pPr>
        <w:pStyle w:val="Ttulo4"/>
        <w:keepNext w:val="0"/>
        <w:pageBreakBefore/>
        <w:spacing w:before="120" w:after="120" w:line="360" w:lineRule="auto"/>
        <w:ind w:left="0" w:right="0"/>
        <w:jc w:val="left"/>
      </w:pPr>
      <w:bookmarkStart w:id="69" w:name="_Toc143388827"/>
      <w:r>
        <w:lastRenderedPageBreak/>
        <w:t>Desenvolvimento do cano PVC Modificado</w:t>
      </w:r>
      <w:bookmarkEnd w:id="69"/>
      <w:r>
        <w:t xml:space="preserve"> </w:t>
      </w:r>
    </w:p>
    <w:p w14:paraId="5B65F1E5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O processo de desenvolvimento do cano de PVC modificado ocorreu em várias etapas: </w:t>
      </w:r>
    </w:p>
    <w:p w14:paraId="70FDB375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Planejamento Detalhado: Um plano foi elaborado considerando as dimensões do cano, a posição dos sensores, a disposição interna e os requisitos de fixação. </w:t>
      </w:r>
    </w:p>
    <w:p w14:paraId="4FDA8477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Aquisição de Materiais: Canos de PVC, barras roscadas, juntas de vedação à prova d'água e outras peças necessárias foram reunidos para a montagem. </w:t>
      </w:r>
    </w:p>
    <w:p w14:paraId="0D18B7E7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Modificações Estruturais: O cano de PVC foi cortado e perfurado para acomodar as barras roscadas e as aberturas para cabos. </w:t>
      </w:r>
    </w:p>
    <w:p w14:paraId="0853D743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Fixação e Montagem: As barras roscadas foram instaladas e fixadas nas posições apropriadas dentro do cano. Os sensores e o Arduino foram afixados nas barras utilizando suportes impressos em 3D. </w:t>
      </w:r>
    </w:p>
    <w:p w14:paraId="1375DD9D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Conexões Elétricas: Os cabos dos sensores foram passados pelas aberturas do cano e conectados ao Arduino, garantindo a funcionalidade adequada. </w:t>
      </w:r>
    </w:p>
    <w:p w14:paraId="2BC39353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Testes de Vedação: Foi realizada uma verificação minuciosa da vedação à prova d'água para garantir que o interior do cano permanecesse seco e protegido. </w:t>
      </w:r>
    </w:p>
    <w:p w14:paraId="08F78EFA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Testes Funcionais: O Arduino e os sensores foram testados para garantir que todas as funções continuassem a operar sem problemas, mesmo após as modificações. </w:t>
      </w:r>
    </w:p>
    <w:p w14:paraId="1C34CCA9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 xml:space="preserve">Otimização Final: Pequenos ajustes foram feitos para otimizar a organização interna, garantindo que os componentes permanecessem fixos e os cabos organizados. </w:t>
      </w:r>
    </w:p>
    <w:p w14:paraId="309C3FF2" w14:textId="77777777" w:rsidR="00D94EFF" w:rsidRDefault="00D94EFF" w:rsidP="00D94EFF">
      <w:pPr>
        <w:spacing w:before="120" w:after="120" w:line="360" w:lineRule="auto"/>
        <w:ind w:left="0" w:right="0" w:firstLine="851"/>
      </w:pPr>
      <w:r>
        <w:t>Implantação e Uso: Após os testes e ajustes, o cano modificado foi implantado para coletar dados meteorológicos e ambientais em seu ambiente pretendido.</w:t>
      </w:r>
    </w:p>
    <w:p w14:paraId="48440E8A" w14:textId="77777777" w:rsidR="00D94EFF" w:rsidRPr="00863E7F" w:rsidRDefault="00D94EFF" w:rsidP="00D94EFF">
      <w:pPr>
        <w:pStyle w:val="Ttulo2"/>
        <w:spacing w:before="120" w:after="120" w:line="240" w:lineRule="auto"/>
        <w:ind w:left="11" w:right="0" w:hanging="11"/>
        <w:jc w:val="left"/>
        <w:rPr>
          <w:caps/>
        </w:rPr>
      </w:pPr>
      <w:r w:rsidRPr="00863E7F">
        <w:rPr>
          <w:caps/>
        </w:rPr>
        <w:t>Integração</w:t>
      </w:r>
    </w:p>
    <w:p w14:paraId="60FDCACC" w14:textId="78E1A6CC" w:rsidR="00D94EFF" w:rsidRDefault="00D94EFF" w:rsidP="00215B09">
      <w:pPr>
        <w:spacing w:line="360" w:lineRule="auto"/>
        <w:ind w:left="0" w:firstLine="708"/>
      </w:pPr>
      <w:r w:rsidRPr="00390985">
        <w:t xml:space="preserve">A etapa final de integração do sistema envolveu a fusão dos códigos dos sensores BME280, ML8511, TSL2561 e da placa Ethernet. Isso foi realizado no ambiente de desenvolvimento do Arduino IDE, onde funções foram criadas para coletar dados dos sensores e consolidá-los. Em seguida, uma solicitação GET foi enviada para o servidor, transmitindo os dados obtidos. O servidor, escrito em C#, </w:t>
      </w:r>
      <w:r w:rsidRPr="00390985">
        <w:lastRenderedPageBreak/>
        <w:t>assumiu a responsabilidade de inserir e consultar informações no banco de dados SQL Server, permitindo o armazenamento e exibição dos dados na página web.</w:t>
      </w:r>
    </w:p>
    <w:p w14:paraId="28022C28" w14:textId="7C9F5A34" w:rsidR="00D94EFF" w:rsidRPr="00F773EC" w:rsidRDefault="00D94EFF" w:rsidP="00B831BE">
      <w:pPr>
        <w:pStyle w:val="Legenda"/>
        <w:keepNext/>
        <w:ind w:left="11" w:hanging="11"/>
        <w:jc w:val="center"/>
        <w:rPr>
          <w:i w:val="0"/>
          <w:caps/>
          <w:color w:val="000000" w:themeColor="text1"/>
          <w:sz w:val="24"/>
          <w:szCs w:val="24"/>
        </w:rPr>
      </w:pPr>
      <w:r w:rsidRPr="00F773EC">
        <w:rPr>
          <w:i w:val="0"/>
          <w:caps/>
          <w:color w:val="000000" w:themeColor="text1"/>
          <w:sz w:val="24"/>
          <w:szCs w:val="24"/>
        </w:rPr>
        <w:t xml:space="preserve">Figura </w:t>
      </w:r>
      <w:r w:rsidR="00ED24CE">
        <w:rPr>
          <w:i w:val="0"/>
          <w:caps/>
          <w:color w:val="000000" w:themeColor="text1"/>
          <w:sz w:val="24"/>
          <w:szCs w:val="24"/>
        </w:rPr>
        <w:t>1</w:t>
      </w:r>
      <w:r w:rsidR="00F773EC">
        <w:rPr>
          <w:i w:val="0"/>
          <w:caps/>
          <w:color w:val="000000" w:themeColor="text1"/>
          <w:sz w:val="24"/>
          <w:szCs w:val="24"/>
        </w:rPr>
        <w:t>5</w:t>
      </w:r>
      <w:r w:rsidRPr="00F773EC">
        <w:rPr>
          <w:i w:val="0"/>
          <w:caps/>
          <w:color w:val="000000" w:themeColor="text1"/>
          <w:sz w:val="24"/>
          <w:szCs w:val="24"/>
        </w:rPr>
        <w:t xml:space="preserve"> – Diagrama de Dados do Sistema</w:t>
      </w:r>
    </w:p>
    <w:p w14:paraId="7664C83B" w14:textId="77777777" w:rsidR="00D94EFF" w:rsidRDefault="00D94EFF" w:rsidP="00D94EFF">
      <w:pPr>
        <w:spacing w:line="360" w:lineRule="auto"/>
        <w:ind w:left="0" w:firstLine="0"/>
      </w:pPr>
      <w:r>
        <w:rPr>
          <w:noProof/>
        </w:rPr>
        <w:drawing>
          <wp:inline distT="0" distB="0" distL="0" distR="0" wp14:anchorId="14537CA9" wp14:editId="61E210EC">
            <wp:extent cx="5772647" cy="2464905"/>
            <wp:effectExtent l="0" t="0" r="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 rotWithShape="1">
                    <a:blip r:embed="rId39"/>
                    <a:srcRect r="-241" b="23902"/>
                    <a:stretch/>
                  </pic:blipFill>
                  <pic:spPr bwMode="auto">
                    <a:xfrm>
                      <a:off x="0" y="0"/>
                      <a:ext cx="5789213" cy="247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9F7B" w14:textId="6F16EA0C" w:rsidR="00D94EFF" w:rsidRPr="00713924" w:rsidRDefault="00D94EFF" w:rsidP="00713924">
      <w:pPr>
        <w:pStyle w:val="PargrafodaLista"/>
        <w:spacing w:after="0" w:line="240" w:lineRule="auto"/>
        <w:ind w:left="0" w:right="0" w:firstLine="0"/>
        <w:contextualSpacing w:val="0"/>
        <w:jc w:val="center"/>
        <w:rPr>
          <w:sz w:val="20"/>
          <w:szCs w:val="20"/>
        </w:rPr>
      </w:pPr>
      <w:r w:rsidRPr="000032F2">
        <w:rPr>
          <w:sz w:val="20"/>
          <w:szCs w:val="20"/>
        </w:rPr>
        <w:t xml:space="preserve">FONTE: </w:t>
      </w:r>
      <w:r>
        <w:rPr>
          <w:sz w:val="20"/>
          <w:szCs w:val="20"/>
        </w:rPr>
        <w:t>KAI</w:t>
      </w:r>
      <w:r w:rsidRPr="000032F2">
        <w:rPr>
          <w:sz w:val="20"/>
          <w:szCs w:val="20"/>
        </w:rPr>
        <w:t xml:space="preserve">, </w:t>
      </w:r>
      <w:r>
        <w:rPr>
          <w:sz w:val="20"/>
          <w:szCs w:val="20"/>
        </w:rPr>
        <w:t>Guilherme</w:t>
      </w:r>
      <w:r w:rsidRPr="000032F2">
        <w:rPr>
          <w:sz w:val="20"/>
          <w:szCs w:val="20"/>
        </w:rPr>
        <w:t xml:space="preserve">. </w:t>
      </w:r>
      <w:r>
        <w:rPr>
          <w:b/>
          <w:sz w:val="20"/>
          <w:szCs w:val="20"/>
        </w:rPr>
        <w:t>DIAGRAMA DE DADOS DO SISTEMA</w:t>
      </w:r>
      <w:r w:rsidRPr="000032F2">
        <w:rPr>
          <w:b/>
          <w:sz w:val="20"/>
          <w:szCs w:val="20"/>
        </w:rPr>
        <w:t>.</w:t>
      </w:r>
      <w:r w:rsidRPr="000032F2">
        <w:rPr>
          <w:sz w:val="20"/>
          <w:szCs w:val="20"/>
        </w:rPr>
        <w:t xml:space="preserve"> Curitiba, 2023.</w:t>
      </w:r>
    </w:p>
    <w:bookmarkEnd w:id="11"/>
    <w:p w14:paraId="6625489B" w14:textId="77777777" w:rsidR="002354F0" w:rsidRDefault="00021106">
      <w:pPr>
        <w:spacing w:after="160" w:line="259" w:lineRule="auto"/>
        <w:ind w:left="0" w:right="0" w:firstLine="0"/>
        <w:jc w:val="left"/>
        <w:rPr>
          <w:b/>
        </w:rPr>
      </w:pPr>
      <w:r>
        <w:br w:type="page"/>
      </w:r>
    </w:p>
    <w:p w14:paraId="5A7EFFAA" w14:textId="5E73E30E" w:rsidR="00C172C5" w:rsidRPr="00C172C5" w:rsidRDefault="007D578C" w:rsidP="002354F0">
      <w:pPr>
        <w:pStyle w:val="Ttulo1"/>
        <w:ind w:left="10" w:hanging="10"/>
        <w:jc w:val="both"/>
      </w:pPr>
      <w:r>
        <w:lastRenderedPageBreak/>
        <w:t>RESULTADOS</w:t>
      </w:r>
    </w:p>
    <w:p w14:paraId="77111E8C" w14:textId="77777777" w:rsidR="00C172C5" w:rsidRPr="009273E3" w:rsidRDefault="007D578C" w:rsidP="009273E3">
      <w:pPr>
        <w:spacing w:before="120" w:after="120" w:line="360" w:lineRule="auto"/>
        <w:ind w:left="0" w:right="0" w:firstLine="709"/>
      </w:pPr>
      <w:r w:rsidRPr="009273E3">
        <w:t xml:space="preserve">O Sistema meteorológicos desempenham um papel insubstituível na obtenção de dados climáticos precisos e confiáveis, beneficiando uma ampla gama de setores, desde a agricultura até a aviação e a segurança civil. Essas informações não apenas aprimoram a tomada de decisões e aumentam a eficiência, mas também desempenham um papel fundamental na prevenção de riscos e garantia da segurança em várias atividades. </w:t>
      </w:r>
    </w:p>
    <w:p w14:paraId="543E8D50" w14:textId="70CAA2B5" w:rsidR="008F1EA1" w:rsidRDefault="00C172C5" w:rsidP="009273E3">
      <w:pPr>
        <w:spacing w:before="120" w:after="120" w:line="360" w:lineRule="auto"/>
        <w:ind w:left="0" w:right="0" w:firstLine="709"/>
      </w:pPr>
      <w:r>
        <w:tab/>
        <w:t>Com diversos testes realizados, os sensores ML8511, BME280 e o sensor TSL2561, demostraram extrema eficácia para conseguir detectar os seguintes dados: luz UV, temperatura, umidade, pressão, luz visível e luz infravermelho, por conseguinte, exibido uma média e os dados em tempo real no site.</w:t>
      </w:r>
    </w:p>
    <w:p w14:paraId="28D0FC6E" w14:textId="6E100857" w:rsidR="00C172C5" w:rsidRPr="00C172C5" w:rsidRDefault="00C172C5" w:rsidP="009273E3">
      <w:pPr>
        <w:spacing w:before="120" w:after="120" w:line="360" w:lineRule="auto"/>
        <w:ind w:left="0" w:right="0" w:firstLine="709"/>
      </w:pPr>
      <w:r w:rsidRPr="009273E3">
        <w:tab/>
      </w:r>
      <w:r w:rsidRPr="00C172C5">
        <w:t>A disponibilidade dessas informações confiáveis é essencial para enfrentar os desafios em constante evolução associados às condições climáticas, ajudando a moldar um futuro mais seguro e sustentável para nossa sociedade.</w:t>
      </w:r>
    </w:p>
    <w:p w14:paraId="3D457230" w14:textId="55230B6D" w:rsidR="00C172C5" w:rsidRDefault="00C172C5">
      <w:pPr>
        <w:spacing w:after="160" w:line="259" w:lineRule="auto"/>
        <w:ind w:left="0" w:right="0" w:firstLine="0"/>
        <w:jc w:val="left"/>
      </w:pPr>
      <w:r>
        <w:br w:type="page"/>
      </w:r>
    </w:p>
    <w:p w14:paraId="3C7A394D" w14:textId="77777777" w:rsidR="001902A8" w:rsidRDefault="001902A8" w:rsidP="001902A8"/>
    <w:p w14:paraId="59F6F35C" w14:textId="77777777" w:rsidR="001902A8" w:rsidRPr="001902A8" w:rsidRDefault="001902A8" w:rsidP="001902A8"/>
    <w:p w14:paraId="2AAF8FAF" w14:textId="0C7CC830" w:rsidR="008F1EA1" w:rsidRDefault="004644A2" w:rsidP="001902A8">
      <w:pPr>
        <w:pStyle w:val="Ttulo1"/>
        <w:jc w:val="both"/>
      </w:pPr>
      <w:bookmarkStart w:id="70" w:name="_Toc143388829"/>
      <w:r>
        <w:t>CONSIDERAÇÕES</w:t>
      </w:r>
      <w:r w:rsidR="001902A8">
        <w:t xml:space="preserve"> FINAIS</w:t>
      </w:r>
      <w:bookmarkEnd w:id="70"/>
    </w:p>
    <w:p w14:paraId="2A187E61" w14:textId="7EA0FF02" w:rsidR="000D779C" w:rsidRDefault="000D779C" w:rsidP="009273E3">
      <w:pPr>
        <w:spacing w:before="120" w:after="120" w:line="360" w:lineRule="auto"/>
        <w:ind w:left="0" w:right="0" w:firstLine="709"/>
      </w:pPr>
      <w:r w:rsidRPr="000D779C">
        <w:t>Ao longo da execução do projeto, o grupo se deparou com inúmeros obstáculos, por mais intrincados que pudessem ser, todos foram vencidos em busca da conclusão do projeto.</w:t>
      </w:r>
    </w:p>
    <w:p w14:paraId="0163F614" w14:textId="5CDF640E" w:rsidR="000D779C" w:rsidRDefault="000D779C" w:rsidP="009273E3">
      <w:pPr>
        <w:spacing w:before="120" w:after="120" w:line="360" w:lineRule="auto"/>
        <w:ind w:left="0" w:right="0" w:firstLine="709"/>
      </w:pPr>
      <w:r>
        <w:t>O primeiro desafio, foi a escolha de um projeto decente, em que foi realizado uma brainstorm de ideias de projetos, d</w:t>
      </w:r>
      <w:r w:rsidRPr="000D779C">
        <w:t>essa forma, optando pelo projeto</w:t>
      </w:r>
      <w:r>
        <w:t xml:space="preserve"> de estação </w:t>
      </w:r>
      <w:r w:rsidRPr="000D779C">
        <w:t>meteorológico "</w:t>
      </w:r>
      <w:proofErr w:type="spellStart"/>
      <w:r w:rsidRPr="000D779C">
        <w:t>Nimbus</w:t>
      </w:r>
      <w:proofErr w:type="spellEnd"/>
      <w:r w:rsidRPr="000D779C">
        <w:t>"</w:t>
      </w:r>
      <w:r>
        <w:t>, que se demonstrou ser um projeto aplicável e de forma acessível.</w:t>
      </w:r>
    </w:p>
    <w:p w14:paraId="010E588A" w14:textId="69AD4DFE" w:rsidR="000D779C" w:rsidRDefault="000D779C" w:rsidP="009273E3">
      <w:pPr>
        <w:spacing w:before="120" w:after="120" w:line="360" w:lineRule="auto"/>
        <w:ind w:left="0" w:right="0" w:firstLine="709"/>
      </w:pPr>
      <w:r>
        <w:t xml:space="preserve">Por conseguinte, enfrentamos o problema de realizar um planejamento mais detalhado de forma mais desenvolvida </w:t>
      </w:r>
      <w:r w:rsidR="00AF1747">
        <w:t xml:space="preserve">e que seja realista e acessível para um projeto com um prazo menor de </w:t>
      </w:r>
      <w:r w:rsidR="004103FC">
        <w:t>4</w:t>
      </w:r>
      <w:r w:rsidR="00AF1747">
        <w:t xml:space="preserve"> meses. </w:t>
      </w:r>
    </w:p>
    <w:p w14:paraId="1336979E" w14:textId="1427BFDC" w:rsidR="00123F57" w:rsidRDefault="00123F57" w:rsidP="009273E3">
      <w:pPr>
        <w:spacing w:before="120" w:after="120" w:line="360" w:lineRule="auto"/>
        <w:ind w:left="0" w:right="0" w:firstLine="709"/>
      </w:pPr>
      <w:r w:rsidRPr="00123F57">
        <w:t>Ademais, enfrentamos desafios ao considerar a integração de aspectos relacionados a custos na disciplina de empreendedorismo, devido à natureza predominantemente social do projeto.</w:t>
      </w:r>
    </w:p>
    <w:p w14:paraId="7FFC40D8" w14:textId="32EF2B9A" w:rsidR="00AF1747" w:rsidRDefault="00AF1747" w:rsidP="009273E3">
      <w:pPr>
        <w:spacing w:before="120" w:after="120" w:line="360" w:lineRule="auto"/>
        <w:ind w:left="0" w:right="0" w:firstLine="709"/>
      </w:pPr>
      <w:r w:rsidRPr="00AF1747">
        <w:t>Além disso, enfrentamos desafios consideráveis na configuração da placa Ethernet, uma vez que a atenção dada a essa etapa não foi tão ampla quanto o necessário. A complexidade da configuração e a falta de recursos dedicados tornaram essa fase especialmente exigente. Além disso, tivemos dificuldades no estabelecimento da conexão da Placa Ethernet com o Banco de Dados, devido à necessidade de garantir a compatibilidade entre o hardware e o software, bem como a resolução de eventuais conflitos de protocolo, o que exigiu esforço adicional e expertise técnica para superar esses desafios.</w:t>
      </w:r>
    </w:p>
    <w:p w14:paraId="1C688897" w14:textId="60382060" w:rsidR="00AF1747" w:rsidRDefault="00AF1747" w:rsidP="009273E3">
      <w:pPr>
        <w:spacing w:before="120" w:after="120" w:line="360" w:lineRule="auto"/>
        <w:ind w:left="0" w:right="0" w:firstLine="709"/>
      </w:pPr>
      <w:r w:rsidRPr="00AF1747">
        <w:t>No aspecto de design, enfrentamos um desafio inicial ao nos familiarizar com a ferramenta "</w:t>
      </w:r>
      <w:proofErr w:type="spellStart"/>
      <w:r w:rsidRPr="00AF1747">
        <w:t>Figma</w:t>
      </w:r>
      <w:proofErr w:type="spellEnd"/>
      <w:r w:rsidRPr="00AF1747">
        <w:t>". A curva de aprendizado para dominar essa ferramenta de design específica foi um pouco íngreme, uma vez que exigia a aquisição de novas habilidades e o entendimento de seu funcionamento.</w:t>
      </w:r>
    </w:p>
    <w:p w14:paraId="643EE614" w14:textId="025045A2" w:rsidR="00AF1747" w:rsidRPr="000D779C" w:rsidRDefault="00063F3A" w:rsidP="009273E3">
      <w:pPr>
        <w:spacing w:before="120" w:after="120" w:line="360" w:lineRule="auto"/>
        <w:ind w:left="0" w:right="0" w:firstLine="709"/>
      </w:pPr>
      <w:r>
        <w:t>Vale ressaltar que t</w:t>
      </w:r>
      <w:r w:rsidR="00AF1747" w:rsidRPr="00AF1747">
        <w:t xml:space="preserve">er desafios e problemas em projetos é fundamental, pois estimula o pensamento crítico, a criatividade e a resolução de problemas. Esses obstáculos não apenas promovem o crescimento pessoal e profissional, mas também aprimoram a qualidade do resultado final. Enfrentar dificuldades leva a soluções mais </w:t>
      </w:r>
      <w:r w:rsidR="00AF1747" w:rsidRPr="00AF1747">
        <w:lastRenderedPageBreak/>
        <w:t>inovadoras e eficazes, e, muitas vezes, os problemas revelam oportunidades de melhoria que podem ser aplicadas em projetos futuros. Portanto, encarar desafios de maneira positiva e como parte inerente do processo de desenvolvimento é essencial para o sucesso e o progresso contínuo em qualquer empreendimento.</w:t>
      </w:r>
    </w:p>
    <w:p w14:paraId="27CB2CAD" w14:textId="11AA65E3" w:rsidR="00F95C33" w:rsidRDefault="00EA08A9" w:rsidP="00EB6C15">
      <w:pPr>
        <w:pStyle w:val="Ttulo1"/>
        <w:keepNext w:val="0"/>
        <w:pageBreakBefore/>
        <w:spacing w:before="240" w:after="240" w:line="360" w:lineRule="auto"/>
        <w:ind w:right="0"/>
        <w:jc w:val="left"/>
      </w:pPr>
      <w:bookmarkStart w:id="71" w:name="_Toc143388830"/>
      <w:r>
        <w:lastRenderedPageBreak/>
        <w:t>REFERÊNCIAS BIBLIOGRÁFICAS</w:t>
      </w:r>
      <w:bookmarkEnd w:id="71"/>
      <w:r>
        <w:t xml:space="preserve"> </w:t>
      </w:r>
    </w:p>
    <w:p w14:paraId="2B9D8D80" w14:textId="3E6D28B1" w:rsidR="00CE4BB7" w:rsidRDefault="00F7161A" w:rsidP="00CE4BB7">
      <w:pPr>
        <w:spacing w:before="120" w:after="120" w:line="240" w:lineRule="auto"/>
        <w:ind w:left="0" w:right="0" w:firstLine="0"/>
        <w:rPr>
          <w:szCs w:val="24"/>
        </w:rPr>
      </w:pPr>
      <w:r w:rsidRPr="0022681F">
        <w:rPr>
          <w:b/>
          <w:szCs w:val="24"/>
        </w:rPr>
        <w:t>Arduino uno R3 + Cabo USB 2.0 - A-B</w:t>
      </w:r>
      <w:r w:rsidRPr="006A7F17">
        <w:rPr>
          <w:szCs w:val="24"/>
        </w:rPr>
        <w:t xml:space="preserve">. Baú da Eletrônica, 2021. Disponível em: </w:t>
      </w:r>
      <w:r w:rsidRPr="008B786A">
        <w:rPr>
          <w:color w:val="0563C1"/>
          <w:szCs w:val="24"/>
        </w:rPr>
        <w:t>https://www.baudaeletronica.com.br/arduino-uno-r3.html</w:t>
      </w:r>
      <w:r w:rsidRPr="006A7F17">
        <w:rPr>
          <w:szCs w:val="24"/>
        </w:rPr>
        <w:t>. Acesso em</w:t>
      </w:r>
      <w:r>
        <w:rPr>
          <w:szCs w:val="24"/>
        </w:rPr>
        <w:t xml:space="preserve"> </w:t>
      </w:r>
      <w:r w:rsidRPr="0022681F">
        <w:rPr>
          <w:szCs w:val="24"/>
        </w:rPr>
        <w:t>9 de ago. 2023 às 18:16h.</w:t>
      </w:r>
    </w:p>
    <w:p w14:paraId="67BE6E57" w14:textId="063C3163" w:rsidR="00CE4BB7" w:rsidRDefault="00F7161A" w:rsidP="00CE4BB7">
      <w:pPr>
        <w:spacing w:before="120" w:after="120" w:line="240" w:lineRule="auto"/>
        <w:ind w:left="0" w:right="0" w:firstLine="0"/>
      </w:pPr>
      <w:r w:rsidRPr="00AF0CF3">
        <w:rPr>
          <w:bCs/>
        </w:rPr>
        <w:t>BABOS, Flávio.</w:t>
      </w:r>
      <w:r>
        <w:rPr>
          <w:b/>
        </w:rPr>
        <w:t xml:space="preserve"> </w:t>
      </w:r>
      <w:r w:rsidRPr="00414626">
        <w:rPr>
          <w:b/>
        </w:rPr>
        <w:t>30 Melhores Projetos Com Arduino Para Criar em 2023</w:t>
      </w:r>
      <w:r>
        <w:rPr>
          <w:b/>
        </w:rPr>
        <w:t xml:space="preserve">. </w:t>
      </w:r>
      <w:proofErr w:type="spellStart"/>
      <w:r>
        <w:t>FlavioBabos</w:t>
      </w:r>
      <w:proofErr w:type="spellEnd"/>
      <w:r>
        <w:t>, 2023. Disponível em</w:t>
      </w:r>
      <w:r w:rsidRPr="00A80FCF">
        <w:t>:</w:t>
      </w:r>
      <w:r w:rsidR="008B786A" w:rsidRPr="00A80FCF">
        <w:t xml:space="preserve"> </w:t>
      </w:r>
      <w:hyperlink r:id="rId40" w:history="1">
        <w:r w:rsidR="008B786A" w:rsidRPr="00A80FCF">
          <w:rPr>
            <w:rStyle w:val="Hyperlink"/>
            <w:u w:val="none"/>
          </w:rPr>
          <w:t>https://flaviobabos.com.br/melhores-projetos-com-arduino/</w:t>
        </w:r>
      </w:hyperlink>
      <w:r>
        <w:t>. Acesso em 28 de fev. 2023 às 22:24</w:t>
      </w:r>
      <w:r w:rsidR="00BB0326">
        <w:t>h</w:t>
      </w:r>
      <w:r>
        <w:t>.</w:t>
      </w:r>
    </w:p>
    <w:p w14:paraId="6AC926E0" w14:textId="5CBBAD3F" w:rsidR="00CE4BB7" w:rsidRDefault="00F7161A" w:rsidP="00CE4BB7">
      <w:pPr>
        <w:spacing w:before="120" w:after="120" w:line="240" w:lineRule="auto"/>
        <w:ind w:left="0" w:right="0" w:firstLine="0"/>
      </w:pPr>
      <w:r w:rsidRPr="00AF0CF3">
        <w:rPr>
          <w:bCs/>
        </w:rPr>
        <w:t>BABOS, Flávio.</w:t>
      </w:r>
      <w:r>
        <w:rPr>
          <w:b/>
        </w:rPr>
        <w:t xml:space="preserve"> </w:t>
      </w:r>
      <w:r w:rsidRPr="00414626">
        <w:rPr>
          <w:b/>
        </w:rPr>
        <w:t>Estação Meteorológica com Arduino: Tutorial Completo</w:t>
      </w:r>
      <w:r>
        <w:rPr>
          <w:b/>
        </w:rPr>
        <w:t xml:space="preserve">. </w:t>
      </w:r>
      <w:proofErr w:type="spellStart"/>
      <w:r>
        <w:t>FlavioBabos</w:t>
      </w:r>
      <w:proofErr w:type="spellEnd"/>
      <w:r>
        <w:t xml:space="preserve">, 2022. Disponível em: </w:t>
      </w:r>
      <w:hyperlink r:id="rId41" w:history="1">
        <w:r w:rsidR="002354F0" w:rsidRPr="00E004CB">
          <w:rPr>
            <w:rStyle w:val="Hyperlink"/>
          </w:rPr>
          <w:t>https://flaviobabos.com.br/estacao-meteorologica-arduino/</w:t>
        </w:r>
      </w:hyperlink>
      <w:r w:rsidR="00A80FCF">
        <w:t>.</w:t>
      </w:r>
      <w:r w:rsidR="002354F0">
        <w:t xml:space="preserve"> </w:t>
      </w:r>
      <w:r>
        <w:t>Acesso em 16 de fev. 2023 às 20:48</w:t>
      </w:r>
      <w:r w:rsidR="00BB0326">
        <w:t>h</w:t>
      </w:r>
      <w:r>
        <w:t>.</w:t>
      </w:r>
    </w:p>
    <w:p w14:paraId="13F2EC29" w14:textId="6D434877" w:rsidR="00F7161A" w:rsidRPr="00DB0F21" w:rsidRDefault="00F7161A" w:rsidP="00CE4BB7">
      <w:pPr>
        <w:spacing w:before="120" w:after="120" w:line="240" w:lineRule="auto"/>
        <w:ind w:left="0" w:right="0" w:firstLine="0"/>
      </w:pPr>
      <w:r w:rsidRPr="00AF0CF3">
        <w:rPr>
          <w:bCs/>
        </w:rPr>
        <w:t>BENNE.</w:t>
      </w:r>
      <w:r>
        <w:rPr>
          <w:b/>
        </w:rPr>
        <w:t xml:space="preserve"> </w:t>
      </w:r>
      <w:r w:rsidRPr="00AB32B5">
        <w:rPr>
          <w:b/>
        </w:rPr>
        <w:t xml:space="preserve">A Complete </w:t>
      </w:r>
      <w:proofErr w:type="spellStart"/>
      <w:r w:rsidRPr="00AB32B5">
        <w:rPr>
          <w:b/>
        </w:rPr>
        <w:t>Guide</w:t>
      </w:r>
      <w:proofErr w:type="spellEnd"/>
      <w:r w:rsidRPr="00AB32B5">
        <w:rPr>
          <w:b/>
        </w:rPr>
        <w:t xml:space="preserve"> </w:t>
      </w:r>
      <w:proofErr w:type="spellStart"/>
      <w:r w:rsidRPr="00AB32B5">
        <w:rPr>
          <w:b/>
        </w:rPr>
        <w:t>On</w:t>
      </w:r>
      <w:proofErr w:type="spellEnd"/>
      <w:r w:rsidRPr="00AB32B5">
        <w:rPr>
          <w:b/>
        </w:rPr>
        <w:t xml:space="preserve"> Ethernet Network Shield 5100 For Arduino UNO</w:t>
      </w:r>
      <w:r>
        <w:rPr>
          <w:b/>
        </w:rPr>
        <w:t xml:space="preserve">. </w:t>
      </w:r>
      <w:proofErr w:type="spellStart"/>
      <w:r>
        <w:t>Markerguides</w:t>
      </w:r>
      <w:proofErr w:type="spellEnd"/>
      <w:r>
        <w:t>, c2022. Disponível em</w:t>
      </w:r>
      <w:r w:rsidRPr="00A80FCF">
        <w:t>:</w:t>
      </w:r>
      <w:r w:rsidR="00A80FCF" w:rsidRPr="00A80FCF">
        <w:t xml:space="preserve"> </w:t>
      </w:r>
      <w:hyperlink r:id="rId42" w:history="1">
        <w:r w:rsidR="00A80FCF" w:rsidRPr="00A80FCF">
          <w:rPr>
            <w:rStyle w:val="Hyperlink"/>
            <w:u w:val="none"/>
          </w:rPr>
          <w:t>https://www.makerguides.com/ethernet-network-shield-5100-arduino-uno/</w:t>
        </w:r>
      </w:hyperlink>
      <w:r>
        <w:t>. Acesso em 12 de abr. 2023 às 20:15</w:t>
      </w:r>
      <w:r w:rsidR="00BB0326">
        <w:t>h</w:t>
      </w:r>
      <w:r>
        <w:t>.</w:t>
      </w:r>
    </w:p>
    <w:p w14:paraId="51994217" w14:textId="655D43B1" w:rsidR="00F7161A" w:rsidRPr="00B30365" w:rsidRDefault="00DB0F21" w:rsidP="00CE4BB7">
      <w:pPr>
        <w:spacing w:before="120" w:after="120" w:line="240" w:lineRule="auto"/>
        <w:ind w:left="0" w:right="0" w:firstLine="0"/>
      </w:pPr>
      <w:r w:rsidRPr="00DB0F21">
        <w:rPr>
          <w:b/>
        </w:rPr>
        <w:t>Barômetro BME280 Sensor de Pressão Umidade Temperatura GY-BME.</w:t>
      </w:r>
      <w:r w:rsidRPr="00DB0F21">
        <w:t xml:space="preserve"> </w:t>
      </w:r>
      <w:proofErr w:type="spellStart"/>
      <w:r w:rsidRPr="00DB0F21">
        <w:t>EasyTronics</w:t>
      </w:r>
      <w:proofErr w:type="spellEnd"/>
      <w:r w:rsidRPr="00DB0F21">
        <w:t xml:space="preserve">, 2022. Disponível em: </w:t>
      </w:r>
      <w:hyperlink r:id="rId43" w:history="1">
        <w:r w:rsidR="00CE4BB7" w:rsidRPr="00E004CB">
          <w:rPr>
            <w:rStyle w:val="Hyperlink"/>
          </w:rPr>
          <w:t>https://www.easytronics.com.br/barometro-bme280</w:t>
        </w:r>
      </w:hyperlink>
      <w:r>
        <w:t>.</w:t>
      </w:r>
      <w:r w:rsidRPr="00DB0F21">
        <w:t xml:space="preserve"> Acesso em 14 de ago. 2023 às 15:02</w:t>
      </w:r>
      <w:r w:rsidR="00681927">
        <w:t>h</w:t>
      </w:r>
      <w:r>
        <w:t>.</w:t>
      </w:r>
      <w:r w:rsidR="00F7161A" w:rsidRPr="00DB0F21">
        <w:t xml:space="preserve"> </w:t>
      </w:r>
    </w:p>
    <w:p w14:paraId="2C3A3E87" w14:textId="04271A81" w:rsidR="00F7161A" w:rsidRDefault="00F7161A" w:rsidP="00CE4BB7">
      <w:pPr>
        <w:spacing w:before="120" w:after="120" w:line="240" w:lineRule="auto"/>
        <w:ind w:left="0" w:right="0" w:firstLine="0"/>
        <w:rPr>
          <w:szCs w:val="24"/>
        </w:rPr>
      </w:pPr>
      <w:r w:rsidRPr="0022681F">
        <w:rPr>
          <w:b/>
          <w:szCs w:val="24"/>
        </w:rPr>
        <w:t>Ethernet Shield W5100</w:t>
      </w:r>
      <w:r w:rsidRPr="0022681F">
        <w:rPr>
          <w:szCs w:val="24"/>
        </w:rPr>
        <w:t xml:space="preserve">. </w:t>
      </w:r>
      <w:proofErr w:type="spellStart"/>
      <w:r w:rsidRPr="0022681F">
        <w:rPr>
          <w:szCs w:val="24"/>
        </w:rPr>
        <w:t>FilipeFlop</w:t>
      </w:r>
      <w:proofErr w:type="spellEnd"/>
      <w:r w:rsidRPr="0022681F">
        <w:rPr>
          <w:szCs w:val="24"/>
        </w:rPr>
        <w:t>, c2021. Disponível em:</w:t>
      </w:r>
      <w:r w:rsidR="00A80FCF">
        <w:rPr>
          <w:szCs w:val="24"/>
        </w:rPr>
        <w:t xml:space="preserve"> </w:t>
      </w:r>
      <w:r w:rsidRPr="008B786A">
        <w:rPr>
          <w:color w:val="0563C1"/>
          <w:szCs w:val="24"/>
        </w:rPr>
        <w:t>https://www.filipeflop.com/produto/ethernet-shield-w5100-para-arduino/</w:t>
      </w:r>
      <w:r w:rsidRPr="008B786A">
        <w:rPr>
          <w:szCs w:val="24"/>
        </w:rPr>
        <w:t>.</w:t>
      </w:r>
      <w:r w:rsidRPr="0022681F">
        <w:rPr>
          <w:szCs w:val="24"/>
        </w:rPr>
        <w:t xml:space="preserve"> Acesso em 20 de jul. 2021 às 15:32h. </w:t>
      </w:r>
    </w:p>
    <w:p w14:paraId="573369BC" w14:textId="3682E1BA" w:rsidR="00F7161A" w:rsidRDefault="00F7161A" w:rsidP="00CE4BB7">
      <w:pPr>
        <w:spacing w:before="120" w:after="120" w:line="240" w:lineRule="auto"/>
        <w:ind w:left="0" w:right="0" w:firstLine="0"/>
      </w:pPr>
      <w:r w:rsidRPr="00AF0CF3">
        <w:rPr>
          <w:bCs/>
        </w:rPr>
        <w:t xml:space="preserve">GALVÃO, Michel. </w:t>
      </w:r>
      <w:r w:rsidRPr="00414626">
        <w:rPr>
          <w:b/>
        </w:rPr>
        <w:t>Previsão do Tempo com Arduino e Display LCD</w:t>
      </w:r>
      <w:r>
        <w:rPr>
          <w:b/>
        </w:rPr>
        <w:t xml:space="preserve">. </w:t>
      </w:r>
      <w:proofErr w:type="spellStart"/>
      <w:r>
        <w:t>Eletrogate</w:t>
      </w:r>
      <w:proofErr w:type="spellEnd"/>
      <w:r>
        <w:t>, 2021. Disponível em:</w:t>
      </w:r>
      <w:r w:rsidRPr="00414626">
        <w:t xml:space="preserve"> </w:t>
      </w:r>
      <w:hyperlink r:id="rId44" w:history="1">
        <w:r w:rsidRPr="008B786A">
          <w:rPr>
            <w:rStyle w:val="Hyperlink"/>
            <w:u w:val="none"/>
          </w:rPr>
          <w:t>https://blog.eletrogate.com/previsao-do-tempo-com-arduino-mega-e-display-lcd/</w:t>
        </w:r>
      </w:hyperlink>
      <w:r w:rsidRPr="008B786A">
        <w:t xml:space="preserve">. </w:t>
      </w:r>
      <w:r>
        <w:t>Acesso em 28 de fev. 2023 às 22:29</w:t>
      </w:r>
      <w:r w:rsidR="00BB0326">
        <w:t>h</w:t>
      </w:r>
      <w:r>
        <w:t>.</w:t>
      </w:r>
    </w:p>
    <w:p w14:paraId="53CB035C" w14:textId="561A77D5" w:rsidR="00F7161A" w:rsidRDefault="00F7161A" w:rsidP="00CE4BB7">
      <w:pPr>
        <w:spacing w:before="120" w:after="120" w:line="240" w:lineRule="auto"/>
        <w:ind w:left="0" w:right="0" w:firstLine="0"/>
      </w:pPr>
      <w:r>
        <w:rPr>
          <w:b/>
        </w:rPr>
        <w:t>I</w:t>
      </w:r>
      <w:r w:rsidRPr="00AF0CF3">
        <w:rPr>
          <w:bCs/>
        </w:rPr>
        <w:t>MARZEN</w:t>
      </w:r>
      <w:r>
        <w:rPr>
          <w:b/>
        </w:rPr>
        <w:t xml:space="preserve">. </w:t>
      </w:r>
      <w:r w:rsidRPr="009F177A">
        <w:rPr>
          <w:b/>
        </w:rPr>
        <w:t>ESP32 E-</w:t>
      </w:r>
      <w:proofErr w:type="spellStart"/>
      <w:r w:rsidRPr="009F177A">
        <w:rPr>
          <w:b/>
        </w:rPr>
        <w:t>Paper</w:t>
      </w:r>
      <w:proofErr w:type="spellEnd"/>
      <w:r w:rsidRPr="009F177A">
        <w:rPr>
          <w:b/>
        </w:rPr>
        <w:t xml:space="preserve"> Weather Display</w:t>
      </w:r>
      <w:r>
        <w:rPr>
          <w:b/>
        </w:rPr>
        <w:t xml:space="preserve">. </w:t>
      </w:r>
      <w:r>
        <w:t>HACKADAY.IO, c2023. Disponível em:</w:t>
      </w:r>
      <w:r w:rsidR="00A80FCF">
        <w:t xml:space="preserve"> </w:t>
      </w:r>
      <w:hyperlink r:id="rId45" w:history="1">
        <w:r w:rsidR="00A80FCF" w:rsidRPr="00A80FCF">
          <w:rPr>
            <w:rStyle w:val="Hyperlink"/>
            <w:u w:val="none"/>
          </w:rPr>
          <w:t>https://hackaday.io/project/189708-esp32-e-paper-weather-display</w:t>
        </w:r>
      </w:hyperlink>
      <w:r>
        <w:t>. Acesso em 24 de mar. 2023 às 19:06</w:t>
      </w:r>
      <w:r w:rsidR="00BB0326">
        <w:t>h</w:t>
      </w:r>
      <w:r w:rsidR="00CD7514">
        <w:t>.</w:t>
      </w:r>
    </w:p>
    <w:p w14:paraId="508F8E24" w14:textId="5074095C" w:rsidR="00F7161A" w:rsidRDefault="00F7161A" w:rsidP="00CE4BB7">
      <w:pPr>
        <w:spacing w:before="120" w:after="120" w:line="240" w:lineRule="auto"/>
        <w:ind w:left="0" w:right="0" w:firstLine="0"/>
      </w:pPr>
      <w:r w:rsidRPr="00AF0CF3">
        <w:rPr>
          <w:bCs/>
        </w:rPr>
        <w:t xml:space="preserve">IVAN. </w:t>
      </w:r>
      <w:proofErr w:type="spellStart"/>
      <w:r w:rsidRPr="009F177A">
        <w:rPr>
          <w:b/>
        </w:rPr>
        <w:t>TshWatch</w:t>
      </w:r>
      <w:proofErr w:type="spellEnd"/>
      <w:r w:rsidRPr="009F177A">
        <w:rPr>
          <w:b/>
        </w:rPr>
        <w:t xml:space="preserve">, </w:t>
      </w:r>
      <w:proofErr w:type="spellStart"/>
      <w:r w:rsidRPr="009F177A">
        <w:rPr>
          <w:b/>
        </w:rPr>
        <w:t>watch</w:t>
      </w:r>
      <w:proofErr w:type="spellEnd"/>
      <w:r w:rsidRPr="009F177A">
        <w:rPr>
          <w:b/>
        </w:rPr>
        <w:t xml:space="preserve"> </w:t>
      </w:r>
      <w:proofErr w:type="spellStart"/>
      <w:r w:rsidRPr="009F177A">
        <w:rPr>
          <w:b/>
        </w:rPr>
        <w:t>based</w:t>
      </w:r>
      <w:proofErr w:type="spellEnd"/>
      <w:r w:rsidRPr="009F177A">
        <w:rPr>
          <w:b/>
        </w:rPr>
        <w:t xml:space="preserve"> </w:t>
      </w:r>
      <w:proofErr w:type="spellStart"/>
      <w:r w:rsidRPr="009F177A">
        <w:rPr>
          <w:b/>
        </w:rPr>
        <w:t>on</w:t>
      </w:r>
      <w:proofErr w:type="spellEnd"/>
      <w:r w:rsidRPr="009F177A">
        <w:rPr>
          <w:b/>
        </w:rPr>
        <w:t xml:space="preserve"> esp32</w:t>
      </w:r>
      <w:r>
        <w:rPr>
          <w:b/>
        </w:rPr>
        <w:t xml:space="preserve">. </w:t>
      </w:r>
      <w:r>
        <w:t>HACKADAY.IO, 2022. Disponível em:</w:t>
      </w:r>
      <w:r w:rsidR="00A80FCF">
        <w:t xml:space="preserve"> </w:t>
      </w:r>
      <w:hyperlink r:id="rId46" w:history="1">
        <w:r w:rsidR="00A80FCF" w:rsidRPr="00A80FCF">
          <w:rPr>
            <w:rStyle w:val="Hyperlink"/>
            <w:u w:val="none"/>
          </w:rPr>
          <w:t>https://hackaday.io/project/184604-tshwatch-watch-based-on-esp32</w:t>
        </w:r>
      </w:hyperlink>
      <w:r w:rsidR="008B786A">
        <w:t xml:space="preserve">. </w:t>
      </w:r>
      <w:r>
        <w:t>Acesso em 24 de mar. 2023 às 19:09</w:t>
      </w:r>
      <w:r w:rsidR="00BB0326">
        <w:t>h</w:t>
      </w:r>
      <w:r w:rsidR="00CD7514">
        <w:t>.</w:t>
      </w:r>
    </w:p>
    <w:p w14:paraId="789ED4C1" w14:textId="32CE12DB" w:rsidR="00F7161A" w:rsidRPr="00B30365" w:rsidRDefault="00F7161A" w:rsidP="00CE4BB7">
      <w:pPr>
        <w:spacing w:before="120" w:after="120" w:line="240" w:lineRule="auto"/>
        <w:ind w:left="0" w:right="0" w:firstLine="0"/>
        <w:rPr>
          <w:lang w:val="en-US"/>
        </w:rPr>
      </w:pPr>
      <w:r w:rsidRPr="0022681F">
        <w:rPr>
          <w:b/>
        </w:rPr>
        <w:t>Jumpers Macho/Macho 20 Vias</w:t>
      </w:r>
      <w:r w:rsidRPr="0022681F">
        <w:t xml:space="preserve">. </w:t>
      </w:r>
      <w:proofErr w:type="spellStart"/>
      <w:r w:rsidRPr="0022681F">
        <w:t>SmartKits</w:t>
      </w:r>
      <w:proofErr w:type="spellEnd"/>
      <w:r w:rsidRPr="0022681F">
        <w:t>. Disponível em:</w:t>
      </w:r>
      <w:r w:rsidR="00A80FCF">
        <w:t xml:space="preserve"> </w:t>
      </w:r>
      <w:r w:rsidR="008B786A" w:rsidRPr="008B786A">
        <w:rPr>
          <w:color w:val="0563C1"/>
        </w:rPr>
        <w:t>https://www.smartkits.com.br/prototipagem/jumpers/jumpers-machomacho-20-unidades.</w:t>
      </w:r>
      <w:r w:rsidRPr="0022681F">
        <w:t xml:space="preserve"> </w:t>
      </w:r>
      <w:proofErr w:type="spellStart"/>
      <w:r w:rsidRPr="00084DA5">
        <w:rPr>
          <w:lang w:val="en-US"/>
        </w:rPr>
        <w:t>Acesso</w:t>
      </w:r>
      <w:proofErr w:type="spellEnd"/>
      <w:r w:rsidRPr="00084DA5">
        <w:rPr>
          <w:lang w:val="en-US"/>
        </w:rPr>
        <w:t xml:space="preserve"> </w:t>
      </w:r>
      <w:proofErr w:type="spellStart"/>
      <w:r w:rsidRPr="00084DA5">
        <w:rPr>
          <w:lang w:val="en-US"/>
        </w:rPr>
        <w:t>em</w:t>
      </w:r>
      <w:proofErr w:type="spellEnd"/>
      <w:r w:rsidRPr="00084DA5">
        <w:rPr>
          <w:lang w:val="en-US"/>
        </w:rPr>
        <w:t xml:space="preserve"> 9 de ago. 2023 </w:t>
      </w:r>
      <w:proofErr w:type="spellStart"/>
      <w:r w:rsidRPr="00084DA5">
        <w:rPr>
          <w:lang w:val="en-US"/>
        </w:rPr>
        <w:t>às</w:t>
      </w:r>
      <w:proofErr w:type="spellEnd"/>
      <w:r w:rsidRPr="00084DA5">
        <w:rPr>
          <w:lang w:val="en-US"/>
        </w:rPr>
        <w:t xml:space="preserve"> 14:06h. </w:t>
      </w:r>
    </w:p>
    <w:p w14:paraId="789A6492" w14:textId="0E97E63E" w:rsidR="00F7161A" w:rsidRPr="00B30365" w:rsidRDefault="00F7161A" w:rsidP="00CE4BB7">
      <w:pPr>
        <w:spacing w:before="120" w:after="120" w:line="240" w:lineRule="auto"/>
        <w:ind w:left="0" w:right="0" w:firstLine="0"/>
        <w:rPr>
          <w:lang w:val="en-US"/>
        </w:rPr>
      </w:pPr>
      <w:r w:rsidRPr="00084DA5">
        <w:rPr>
          <w:bCs/>
          <w:lang w:val="en-US"/>
        </w:rPr>
        <w:t>KASHIF</w:t>
      </w:r>
      <w:r w:rsidRPr="00084DA5">
        <w:rPr>
          <w:b/>
          <w:lang w:val="en-US"/>
        </w:rPr>
        <w:t xml:space="preserve">. How to Use Multiple I2C devices with Arduino. </w:t>
      </w:r>
      <w:proofErr w:type="spellStart"/>
      <w:r>
        <w:t>Linuxhint</w:t>
      </w:r>
      <w:proofErr w:type="spellEnd"/>
      <w:r>
        <w:t>, 2022. Disponível em</w:t>
      </w:r>
      <w:r w:rsidRPr="00A80FCF">
        <w:t>:</w:t>
      </w:r>
      <w:r w:rsidR="00A80FCF" w:rsidRPr="00A80FCF">
        <w:t xml:space="preserve"> </w:t>
      </w:r>
      <w:hyperlink r:id="rId47" w:anchor=":~:text=Using%20I2C%20we%20can%20connect,SDA%20and%20SCL%20line%20high" w:history="1">
        <w:r w:rsidR="00A80FCF" w:rsidRPr="00A80FCF">
          <w:rPr>
            <w:rStyle w:val="Hyperlink"/>
            <w:u w:val="none"/>
          </w:rPr>
          <w:t>https://linuxhint.com/use-multiple-i2c-devices-arduino/#:~:text=Using%20I2C%20we%20can%20connect,SDA%20and%20SCL%20line%20high</w:t>
        </w:r>
      </w:hyperlink>
      <w:r>
        <w:t xml:space="preserve">. </w:t>
      </w:r>
      <w:proofErr w:type="spellStart"/>
      <w:r w:rsidRPr="00084DA5">
        <w:rPr>
          <w:lang w:val="en-US"/>
        </w:rPr>
        <w:t>Acesso</w:t>
      </w:r>
      <w:proofErr w:type="spellEnd"/>
      <w:r w:rsidRPr="00084DA5">
        <w:rPr>
          <w:lang w:val="en-US"/>
        </w:rPr>
        <w:t xml:space="preserve"> </w:t>
      </w:r>
      <w:proofErr w:type="spellStart"/>
      <w:r w:rsidRPr="00084DA5">
        <w:rPr>
          <w:lang w:val="en-US"/>
        </w:rPr>
        <w:t>em</w:t>
      </w:r>
      <w:proofErr w:type="spellEnd"/>
      <w:r w:rsidRPr="00084DA5">
        <w:rPr>
          <w:lang w:val="en-US"/>
        </w:rPr>
        <w:t xml:space="preserve"> 24 de mar. 2023 </w:t>
      </w:r>
      <w:proofErr w:type="spellStart"/>
      <w:r w:rsidRPr="00084DA5">
        <w:rPr>
          <w:lang w:val="en-US"/>
        </w:rPr>
        <w:t>às</w:t>
      </w:r>
      <w:proofErr w:type="spellEnd"/>
      <w:r w:rsidRPr="00084DA5">
        <w:rPr>
          <w:lang w:val="en-US"/>
        </w:rPr>
        <w:t xml:space="preserve"> 22:22</w:t>
      </w:r>
      <w:r w:rsidR="00BB0326">
        <w:rPr>
          <w:lang w:val="en-US"/>
        </w:rPr>
        <w:t>h</w:t>
      </w:r>
      <w:r w:rsidRPr="00084DA5">
        <w:rPr>
          <w:lang w:val="en-US"/>
        </w:rPr>
        <w:t>.</w:t>
      </w:r>
    </w:p>
    <w:p w14:paraId="6D81F9B3" w14:textId="74688780" w:rsidR="00F7161A" w:rsidRDefault="00F7161A" w:rsidP="00CE4BB7">
      <w:pPr>
        <w:spacing w:before="120" w:after="120" w:line="240" w:lineRule="auto"/>
        <w:ind w:left="0" w:right="0" w:firstLine="0"/>
      </w:pPr>
      <w:r w:rsidRPr="00084DA5">
        <w:rPr>
          <w:bCs/>
          <w:lang w:val="en-US"/>
        </w:rPr>
        <w:t>NEWTON, Alex.</w:t>
      </w:r>
      <w:r w:rsidRPr="00084DA5">
        <w:rPr>
          <w:b/>
          <w:lang w:val="en-US"/>
        </w:rPr>
        <w:t xml:space="preserve"> How to Measure Wind Speed using Anemometer &amp; Arduino. </w:t>
      </w:r>
      <w:r>
        <w:t>How2eletronics, 2023. Disponível em:</w:t>
      </w:r>
      <w:r w:rsidR="00A80FCF">
        <w:t xml:space="preserve"> </w:t>
      </w:r>
      <w:hyperlink r:id="rId48" w:history="1">
        <w:r w:rsidR="00A80FCF" w:rsidRPr="00A80FCF">
          <w:rPr>
            <w:rStyle w:val="Hyperlink"/>
            <w:u w:val="none"/>
          </w:rPr>
          <w:t>https://how2electronics.com/measure-wind-speed-using-anemometer-arduino/</w:t>
        </w:r>
      </w:hyperlink>
      <w:r>
        <w:t>. Acesso em 4 de abr. 2023 às14:07</w:t>
      </w:r>
      <w:r w:rsidR="00BB0326">
        <w:t>h</w:t>
      </w:r>
      <w:r>
        <w:t>.</w:t>
      </w:r>
    </w:p>
    <w:p w14:paraId="19422B4A" w14:textId="6923356E" w:rsidR="00F7161A" w:rsidRDefault="00F7161A" w:rsidP="00CE4BB7">
      <w:pPr>
        <w:spacing w:before="120" w:after="120" w:line="240" w:lineRule="auto"/>
        <w:ind w:left="0" w:right="0" w:firstLine="0"/>
      </w:pPr>
      <w:r w:rsidRPr="00AF0CF3">
        <w:rPr>
          <w:bCs/>
        </w:rPr>
        <w:t>OOSTERWIJCK, Patrick.</w:t>
      </w:r>
      <w:r>
        <w:rPr>
          <w:b/>
        </w:rPr>
        <w:t xml:space="preserve"> </w:t>
      </w:r>
      <w:r w:rsidRPr="009F177A">
        <w:rPr>
          <w:b/>
        </w:rPr>
        <w:t xml:space="preserve">WiFi </w:t>
      </w:r>
      <w:proofErr w:type="spellStart"/>
      <w:r w:rsidRPr="009F177A">
        <w:rPr>
          <w:b/>
        </w:rPr>
        <w:t>Logger</w:t>
      </w:r>
      <w:proofErr w:type="spellEnd"/>
      <w:r>
        <w:rPr>
          <w:b/>
        </w:rPr>
        <w:t xml:space="preserve">. </w:t>
      </w:r>
      <w:r>
        <w:t>HACKADAY.IO, 2016. Disponível em:</w:t>
      </w:r>
      <w:r w:rsidR="00A80FCF">
        <w:t xml:space="preserve"> </w:t>
      </w:r>
      <w:hyperlink r:id="rId49" w:history="1">
        <w:r w:rsidR="00A80FCF" w:rsidRPr="00A80FCF">
          <w:rPr>
            <w:rStyle w:val="Hyperlink"/>
            <w:u w:val="none"/>
          </w:rPr>
          <w:t>https://hackaday.io/project/13364-wifi-logger</w:t>
        </w:r>
      </w:hyperlink>
      <w:r w:rsidR="008B786A">
        <w:t xml:space="preserve">. </w:t>
      </w:r>
      <w:r>
        <w:t>Acesso em 24 de mar. 2023 às 19:13</w:t>
      </w:r>
      <w:r w:rsidR="00BB0326">
        <w:t>h</w:t>
      </w:r>
      <w:r>
        <w:t>.</w:t>
      </w:r>
    </w:p>
    <w:p w14:paraId="2F1AEA82" w14:textId="164FB23F" w:rsidR="00931C54" w:rsidRDefault="00D24C88" w:rsidP="00CE4BB7">
      <w:pPr>
        <w:spacing w:before="120" w:after="120" w:line="240" w:lineRule="auto"/>
        <w:ind w:left="0" w:right="0" w:firstLine="0"/>
      </w:pPr>
      <w:r>
        <w:rPr>
          <w:b/>
        </w:rPr>
        <w:t>Banco de Dados SQL Server</w:t>
      </w:r>
      <w:r w:rsidR="00F7161A" w:rsidRPr="0022681F">
        <w:rPr>
          <w:b/>
        </w:rPr>
        <w:t>.</w:t>
      </w:r>
      <w:r w:rsidR="00F7161A" w:rsidRPr="0022681F">
        <w:t xml:space="preserve"> </w:t>
      </w:r>
      <w:proofErr w:type="spellStart"/>
      <w:r>
        <w:t>DBACorp</w:t>
      </w:r>
      <w:proofErr w:type="spellEnd"/>
      <w:r w:rsidR="00F7161A" w:rsidRPr="0022681F">
        <w:t xml:space="preserve">, </w:t>
      </w:r>
      <w:r>
        <w:t>2023</w:t>
      </w:r>
      <w:r w:rsidR="00F7161A" w:rsidRPr="0022681F">
        <w:t>. Disponível em:</w:t>
      </w:r>
      <w:r w:rsidR="00F7161A">
        <w:t xml:space="preserve"> </w:t>
      </w:r>
      <w:r w:rsidRPr="00D24C88">
        <w:rPr>
          <w:color w:val="0563C1"/>
        </w:rPr>
        <w:t>https://www.dbacorp.com.br/bancos-de-dados/licenciamento/microsoft-sql-server-logo/</w:t>
      </w:r>
      <w:r>
        <w:rPr>
          <w:color w:val="0563C1"/>
        </w:rPr>
        <w:t>.</w:t>
      </w:r>
      <w:r w:rsidR="00F7161A" w:rsidRPr="008B786A">
        <w:t xml:space="preserve"> </w:t>
      </w:r>
      <w:r w:rsidR="00F7161A" w:rsidRPr="0022681F">
        <w:t xml:space="preserve">Acesso em </w:t>
      </w:r>
      <w:r>
        <w:t>10</w:t>
      </w:r>
      <w:r w:rsidR="00F7161A" w:rsidRPr="0022681F">
        <w:t xml:space="preserve"> de </w:t>
      </w:r>
      <w:r>
        <w:t>out</w:t>
      </w:r>
      <w:r w:rsidR="00F7161A" w:rsidRPr="0022681F">
        <w:t>. 2023 às 1</w:t>
      </w:r>
      <w:r>
        <w:t>3</w:t>
      </w:r>
      <w:r w:rsidR="00F7161A" w:rsidRPr="0022681F">
        <w:t>:</w:t>
      </w:r>
      <w:r w:rsidRPr="00D24C88">
        <w:rPr>
          <w:u w:val="single"/>
        </w:rPr>
        <w:t>41</w:t>
      </w:r>
      <w:r w:rsidR="00F7161A" w:rsidRPr="00D24C88">
        <w:rPr>
          <w:u w:val="single"/>
        </w:rPr>
        <w:t>h</w:t>
      </w:r>
      <w:r w:rsidR="00F7161A" w:rsidRPr="0022681F">
        <w:t xml:space="preserve">. </w:t>
      </w:r>
    </w:p>
    <w:p w14:paraId="1B29DF79" w14:textId="2BDA8068" w:rsidR="00F7161A" w:rsidRPr="00B30365" w:rsidRDefault="00931C54" w:rsidP="00CE4BB7">
      <w:pPr>
        <w:spacing w:before="120" w:after="120" w:line="240" w:lineRule="auto"/>
        <w:ind w:left="0" w:right="0" w:firstLine="0"/>
        <w:rPr>
          <w:szCs w:val="24"/>
        </w:rPr>
      </w:pPr>
      <w:r w:rsidRPr="00931C54">
        <w:rPr>
          <w:b/>
          <w:szCs w:val="24"/>
        </w:rPr>
        <w:lastRenderedPageBreak/>
        <w:t>Pluviômetro Automático PI3</w:t>
      </w:r>
      <w:r w:rsidRPr="00931C54">
        <w:rPr>
          <w:szCs w:val="24"/>
        </w:rPr>
        <w:t xml:space="preserve">. MercadoLivre. Disponível em: </w:t>
      </w:r>
      <w:hyperlink r:id="rId50" w:history="1">
        <w:r w:rsidR="00BB0326" w:rsidRPr="00E004CB">
          <w:rPr>
            <w:rStyle w:val="Hyperlink"/>
            <w:szCs w:val="24"/>
          </w:rPr>
          <w:t>https://produto.mercadolivre.com.br/MLB-3862622974-pluvimetro-automatico-pl3-cabrigo-externo-parduino-etc-_JM</w:t>
        </w:r>
      </w:hyperlink>
      <w:r w:rsidR="00BB0326">
        <w:rPr>
          <w:szCs w:val="24"/>
        </w:rPr>
        <w:t>.</w:t>
      </w:r>
      <w:r w:rsidRPr="00931C54">
        <w:rPr>
          <w:szCs w:val="24"/>
        </w:rPr>
        <w:t xml:space="preserve"> Acesso em 12 de set. 2023 às 14:57h.</w:t>
      </w:r>
    </w:p>
    <w:p w14:paraId="2A23CCF6" w14:textId="0C66CF23" w:rsidR="00F7161A" w:rsidRPr="00B30365" w:rsidRDefault="00F7161A" w:rsidP="00CE4BB7">
      <w:pPr>
        <w:spacing w:before="120" w:after="120" w:line="240" w:lineRule="auto"/>
        <w:ind w:left="0" w:right="0" w:firstLine="0"/>
      </w:pPr>
      <w:r w:rsidRPr="0022681F">
        <w:rPr>
          <w:b/>
        </w:rPr>
        <w:t xml:space="preserve">Pluviômetro: Conheça o melhor modelo. </w:t>
      </w:r>
      <w:r w:rsidRPr="0022681F">
        <w:t xml:space="preserve">SWEETESTHOME, 2021. Disponível em: </w:t>
      </w:r>
      <w:r w:rsidRPr="008B786A">
        <w:rPr>
          <w:color w:val="0563C1"/>
        </w:rPr>
        <w:t>https://www.sweetesthome.com.br/pluviometro-melhores-modelos/</w:t>
      </w:r>
      <w:r w:rsidR="008B786A" w:rsidRPr="008B786A">
        <w:t>.</w:t>
      </w:r>
      <w:r w:rsidRPr="0022681F">
        <w:t xml:space="preserve"> Acesso em 26 de jul. 2023 às 11:57h. </w:t>
      </w:r>
    </w:p>
    <w:p w14:paraId="7B91F4B2" w14:textId="69B223FE" w:rsidR="00F7161A" w:rsidRPr="00B30365" w:rsidRDefault="00F7161A" w:rsidP="00CE4BB7">
      <w:pPr>
        <w:spacing w:before="120" w:after="120" w:line="240" w:lineRule="auto"/>
        <w:ind w:left="0" w:right="0" w:firstLine="0"/>
      </w:pPr>
      <w:r w:rsidRPr="0022681F">
        <w:rPr>
          <w:b/>
        </w:rPr>
        <w:t>Protoboard 400 Furos</w:t>
      </w:r>
      <w:r w:rsidRPr="0022681F">
        <w:t>. Casa Da Robótica, 2019. Disponível em:</w:t>
      </w:r>
      <w:r w:rsidR="00A80FCF">
        <w:t xml:space="preserve"> </w:t>
      </w:r>
      <w:r w:rsidRPr="0022681F">
        <w:rPr>
          <w:color w:val="0563C1"/>
          <w:u w:color="0563C1"/>
        </w:rPr>
        <w:t>https://www.casadarobotica.com/prototipagem-e-ferramentas/prototipagem/protoboard/protoboard-400-furos-pontos</w:t>
      </w:r>
      <w:r w:rsidR="008B786A">
        <w:t>.</w:t>
      </w:r>
      <w:r w:rsidRPr="0022681F">
        <w:t xml:space="preserve"> Acesso em 9 de ago. 2023 às 14:05h.</w:t>
      </w:r>
    </w:p>
    <w:p w14:paraId="5AEFC463" w14:textId="77777777" w:rsidR="00DB0F21" w:rsidRPr="00DB0F21" w:rsidRDefault="00DB0F21" w:rsidP="00CE4BB7">
      <w:pPr>
        <w:spacing w:before="120" w:after="120" w:line="240" w:lineRule="auto"/>
        <w:ind w:left="0" w:right="0" w:firstLine="0"/>
      </w:pPr>
      <w:r w:rsidRPr="00DB0F21">
        <w:rPr>
          <w:b/>
        </w:rPr>
        <w:t xml:space="preserve">Sensor De Luz Luxímetro Tsl2561 Arduino. </w:t>
      </w:r>
      <w:r w:rsidRPr="00DB0F21">
        <w:t xml:space="preserve">Mercado Livre, c2022. Disponível em: </w:t>
      </w:r>
    </w:p>
    <w:p w14:paraId="236D8FE0" w14:textId="311AAA66" w:rsidR="00F7161A" w:rsidRPr="00B30365" w:rsidRDefault="00000000" w:rsidP="00CE4BB7">
      <w:pPr>
        <w:spacing w:before="120" w:after="120" w:line="240" w:lineRule="auto"/>
        <w:ind w:left="0" w:right="0" w:firstLine="0"/>
        <w:rPr>
          <w:b/>
        </w:rPr>
      </w:pPr>
      <w:hyperlink r:id="rId51" w:history="1">
        <w:r w:rsidR="00DB0F21" w:rsidRPr="00DB0F21">
          <w:rPr>
            <w:rStyle w:val="Hyperlink"/>
            <w:u w:val="none"/>
          </w:rPr>
          <w:t>https://produto.mercadolivre.com.br/MLB-819465978-sensor-de-luz-luximetro-tsl2561-arduino-0201-_JM</w:t>
        </w:r>
      </w:hyperlink>
      <w:r w:rsidR="00DB0F21" w:rsidRPr="00DB0F21">
        <w:rPr>
          <w:b/>
        </w:rPr>
        <w:t>.</w:t>
      </w:r>
      <w:r w:rsidR="00172E0E">
        <w:rPr>
          <w:b/>
        </w:rPr>
        <w:t xml:space="preserve"> </w:t>
      </w:r>
      <w:r w:rsidR="00DB0F21" w:rsidRPr="00DB0F21">
        <w:t xml:space="preserve">Acesso em </w:t>
      </w:r>
      <w:r w:rsidR="00DB0F21">
        <w:t>14 de ago</w:t>
      </w:r>
      <w:r w:rsidR="00DB0F21" w:rsidRPr="00DB0F21">
        <w:t>. 2023 às 1</w:t>
      </w:r>
      <w:r w:rsidR="00DB0F21">
        <w:t>5</w:t>
      </w:r>
      <w:r w:rsidR="00DB0F21" w:rsidRPr="00DB0F21">
        <w:t>:</w:t>
      </w:r>
      <w:r w:rsidR="00DB0F21">
        <w:t>01</w:t>
      </w:r>
      <w:r w:rsidR="00DB0F21" w:rsidRPr="00DB0F21">
        <w:t>h.</w:t>
      </w:r>
    </w:p>
    <w:p w14:paraId="3FEE3DDF" w14:textId="680C6035" w:rsidR="00F7161A" w:rsidRPr="00B30365" w:rsidRDefault="00F7161A" w:rsidP="00CE4BB7">
      <w:pPr>
        <w:spacing w:before="120" w:after="120" w:line="240" w:lineRule="auto"/>
        <w:ind w:left="0" w:right="0" w:firstLine="0"/>
      </w:pPr>
      <w:r w:rsidRPr="0022681F">
        <w:rPr>
          <w:b/>
        </w:rPr>
        <w:t>Sensor Ultravioleta GYML8511</w:t>
      </w:r>
      <w:r w:rsidRPr="0022681F">
        <w:t xml:space="preserve">. </w:t>
      </w:r>
      <w:proofErr w:type="spellStart"/>
      <w:r w:rsidRPr="0022681F">
        <w:t>EasyTronics</w:t>
      </w:r>
      <w:proofErr w:type="spellEnd"/>
      <w:r w:rsidRPr="0022681F">
        <w:t>, 2019. Disponível em:</w:t>
      </w:r>
      <w:r w:rsidR="00A80FCF">
        <w:t xml:space="preserve"> </w:t>
      </w:r>
      <w:hyperlink r:id="rId52" w:history="1">
        <w:r w:rsidR="000415ED" w:rsidRPr="00F50F55">
          <w:rPr>
            <w:rStyle w:val="Hyperlink"/>
          </w:rPr>
          <w:t>https://www.easytronics.com.br/gyml8511-sensor-ultra-violeta</w:t>
        </w:r>
      </w:hyperlink>
      <w:r w:rsidR="000415ED">
        <w:t xml:space="preserve">. </w:t>
      </w:r>
      <w:r w:rsidRPr="0022681F">
        <w:t xml:space="preserve">Acesso em 24 de jul. 2023 às 12:12h. </w:t>
      </w:r>
    </w:p>
    <w:p w14:paraId="1BE73744" w14:textId="08DCF458" w:rsidR="520A9907" w:rsidRDefault="00F7161A" w:rsidP="00CE4BB7">
      <w:pPr>
        <w:spacing w:before="120" w:after="120" w:line="240" w:lineRule="auto"/>
        <w:ind w:left="0" w:right="0" w:firstLine="0"/>
      </w:pPr>
      <w:r>
        <w:t>VASSILIADES, Charles.</w:t>
      </w:r>
      <w:r w:rsidRPr="520A9907">
        <w:rPr>
          <w:b/>
          <w:bCs/>
        </w:rPr>
        <w:t xml:space="preserve"> Dispositivo que faz a previsão do tempo. </w:t>
      </w:r>
      <w:r>
        <w:t>Laboratório de Garagem, 2014. Disponível em:</w:t>
      </w:r>
      <w:r w:rsidR="00A80FCF">
        <w:t xml:space="preserve"> </w:t>
      </w:r>
      <w:hyperlink r:id="rId53">
        <w:r w:rsidR="00A80FCF" w:rsidRPr="520A9907">
          <w:rPr>
            <w:rStyle w:val="Hyperlink"/>
            <w:u w:val="none"/>
          </w:rPr>
          <w:t>https://labdegaragem.com/profiles/blogs/dispositivo-que-faz-a-previs-o-do-tempo</w:t>
        </w:r>
      </w:hyperlink>
      <w:r>
        <w:t>. Acesso em 28 de fev. 2023 às 22:28</w:t>
      </w:r>
      <w:r w:rsidR="00BB0326">
        <w:t>h</w:t>
      </w:r>
      <w:r>
        <w:t>.</w:t>
      </w:r>
    </w:p>
    <w:p w14:paraId="18501E32" w14:textId="06C5A796" w:rsidR="520A9907" w:rsidRPr="00FF72AE" w:rsidRDefault="62AF35D2" w:rsidP="00CE4BB7">
      <w:pPr>
        <w:spacing w:before="120" w:after="120" w:line="240" w:lineRule="auto"/>
        <w:ind w:left="0" w:right="0" w:firstLine="0"/>
      </w:pPr>
      <w:r w:rsidRPr="520A9907">
        <w:rPr>
          <w:b/>
          <w:bCs/>
        </w:rPr>
        <w:t>O que significa placa de circuito impresso (PCB</w:t>
      </w:r>
      <w:proofErr w:type="gramStart"/>
      <w:r w:rsidRPr="520A9907">
        <w:rPr>
          <w:b/>
          <w:bCs/>
        </w:rPr>
        <w:t>)?.</w:t>
      </w:r>
      <w:proofErr w:type="gramEnd"/>
      <w:r w:rsidRPr="520A9907">
        <w:rPr>
          <w:b/>
          <w:bCs/>
        </w:rPr>
        <w:t xml:space="preserve">  </w:t>
      </w:r>
      <w:r>
        <w:t xml:space="preserve">The </w:t>
      </w:r>
      <w:proofErr w:type="spellStart"/>
      <w:r>
        <w:t>Astrology</w:t>
      </w:r>
      <w:proofErr w:type="spellEnd"/>
      <w:r>
        <w:t xml:space="preserve"> Page</w:t>
      </w:r>
      <w:r w:rsidR="4201A86B">
        <w:t xml:space="preserve">, 2023. Disponível em: </w:t>
      </w:r>
      <w:hyperlink r:id="rId54">
        <w:r w:rsidR="4201A86B" w:rsidRPr="520A9907">
          <w:rPr>
            <w:rStyle w:val="Hyperlink"/>
            <w:u w:val="none"/>
          </w:rPr>
          <w:t>https://pt.theastrologypage.com/printed-circuit-board</w:t>
        </w:r>
      </w:hyperlink>
      <w:r w:rsidR="4201A86B">
        <w:t>. Acesso em 17 de out. 2023 às 10:38</w:t>
      </w:r>
      <w:r w:rsidR="00BB0326">
        <w:t>h</w:t>
      </w:r>
      <w:r w:rsidR="4201A86B">
        <w:t>.</w:t>
      </w:r>
    </w:p>
    <w:p w14:paraId="73729B9C" w14:textId="25F5DA3C" w:rsidR="00F7161A" w:rsidRPr="00FF72AE" w:rsidRDefault="00F7161A" w:rsidP="00CE4BB7">
      <w:pPr>
        <w:spacing w:before="120" w:after="120" w:line="240" w:lineRule="auto"/>
        <w:ind w:left="0" w:right="0" w:firstLine="0"/>
      </w:pPr>
      <w:r w:rsidRPr="0022681F">
        <w:rPr>
          <w:b/>
        </w:rPr>
        <w:t>WH-SP-WS01 anemômetro</w:t>
      </w:r>
      <w:r w:rsidRPr="0022681F">
        <w:t xml:space="preserve">. </w:t>
      </w:r>
      <w:proofErr w:type="spellStart"/>
      <w:r w:rsidRPr="0022681F">
        <w:t>Aliexpress</w:t>
      </w:r>
      <w:proofErr w:type="spellEnd"/>
      <w:r w:rsidRPr="0022681F">
        <w:t xml:space="preserve">. </w:t>
      </w:r>
      <w:r>
        <w:t>Disponível em:</w:t>
      </w:r>
      <w:r w:rsidR="00A80FCF">
        <w:t xml:space="preserve"> </w:t>
      </w:r>
      <w:hyperlink r:id="rId55">
        <w:r w:rsidRPr="036B6244">
          <w:rPr>
            <w:rStyle w:val="Hyperlink"/>
          </w:rPr>
          <w:t>https://pt.aliexpress.com/item/1005002799949064.html</w:t>
        </w:r>
      </w:hyperlink>
      <w:r w:rsidR="33FC4F4B" w:rsidRPr="036B6244">
        <w:rPr>
          <w:color w:val="0563C1"/>
        </w:rPr>
        <w:t xml:space="preserve">. </w:t>
      </w:r>
      <w:r>
        <w:t xml:space="preserve">Acesso em 9 de ago. </w:t>
      </w:r>
      <w:r w:rsidRPr="0022681F">
        <w:t xml:space="preserve">2023 às 14:04h. </w:t>
      </w:r>
    </w:p>
    <w:p w14:paraId="53048B8A" w14:textId="67BAEB2C" w:rsidR="001F53FD" w:rsidRDefault="00F7161A" w:rsidP="00CE4BB7">
      <w:pPr>
        <w:spacing w:before="120" w:after="120" w:line="240" w:lineRule="auto"/>
        <w:ind w:left="0" w:right="0" w:firstLine="0"/>
      </w:pPr>
      <w:r w:rsidRPr="00084DA5">
        <w:rPr>
          <w:b/>
          <w:lang w:val="en-US"/>
        </w:rPr>
        <w:t xml:space="preserve">Wind Speed Meter Using Anemometer &amp; Arduino. </w:t>
      </w:r>
      <w:proofErr w:type="spellStart"/>
      <w:r>
        <w:t>IotProjectsIdeas</w:t>
      </w:r>
      <w:proofErr w:type="spellEnd"/>
      <w:r>
        <w:t>, 2022. Disponível em:</w:t>
      </w:r>
      <w:r w:rsidR="00A80FCF">
        <w:t xml:space="preserve"> </w:t>
      </w:r>
      <w:hyperlink r:id="rId56" w:history="1">
        <w:r w:rsidR="00A80FCF" w:rsidRPr="00A80FCF">
          <w:rPr>
            <w:rStyle w:val="Hyperlink"/>
            <w:u w:val="none"/>
          </w:rPr>
          <w:t>https://iotprojectsideas.com/wind-speed-meter-using-anemometer-arduino/</w:t>
        </w:r>
      </w:hyperlink>
      <w:r>
        <w:t>. Acesso em 4 de abr. 2023 às 14:08</w:t>
      </w:r>
      <w:r w:rsidR="00BB0326">
        <w:t>h</w:t>
      </w:r>
      <w:r>
        <w:t>.</w:t>
      </w:r>
    </w:p>
    <w:p w14:paraId="46ECBCFD" w14:textId="77777777" w:rsidR="00FF72AE" w:rsidRDefault="00DE6D46" w:rsidP="00FF72AE">
      <w:pPr>
        <w:spacing w:before="120" w:after="120" w:line="240" w:lineRule="auto"/>
        <w:ind w:left="0" w:right="0" w:firstLine="0"/>
        <w:rPr>
          <w:szCs w:val="24"/>
        </w:rPr>
      </w:pPr>
      <w:r w:rsidRPr="00DE6D46">
        <w:rPr>
          <w:b/>
          <w:szCs w:val="24"/>
        </w:rPr>
        <w:t>Resistor 10K 1/4W</w:t>
      </w:r>
      <w:r w:rsidRPr="00DE6D46">
        <w:rPr>
          <w:szCs w:val="24"/>
        </w:rPr>
        <w:t xml:space="preserve">. Marino Store. Disponível em: </w:t>
      </w:r>
      <w:hyperlink r:id="rId57" w:history="1">
        <w:r w:rsidR="00F26345" w:rsidRPr="00F50F55">
          <w:rPr>
            <w:rStyle w:val="Hyperlink"/>
          </w:rPr>
          <w:t>https://www.marinostore.com/componentes/resistores/resistor-10k-14w</w:t>
        </w:r>
      </w:hyperlink>
      <w:r w:rsidR="746F8ED4" w:rsidRPr="10A4F915">
        <w:rPr>
          <w:color w:val="0563C1"/>
        </w:rPr>
        <w:t xml:space="preserve">. </w:t>
      </w:r>
      <w:r>
        <w:t xml:space="preserve">Acesso em 14 de ago. </w:t>
      </w:r>
    </w:p>
    <w:p w14:paraId="4487C6B1" w14:textId="05A3D363" w:rsidR="00DE6D46" w:rsidRPr="00B573C8" w:rsidRDefault="00DE6D46" w:rsidP="00FF72AE">
      <w:pPr>
        <w:spacing w:before="120" w:after="120" w:line="240" w:lineRule="auto"/>
        <w:ind w:left="0" w:right="0" w:firstLine="0"/>
        <w:rPr>
          <w:szCs w:val="24"/>
        </w:rPr>
      </w:pPr>
      <w:r>
        <w:t>2023 às 13:47</w:t>
      </w:r>
      <w:r w:rsidR="40592077">
        <w:t>h</w:t>
      </w:r>
      <w:r>
        <w:t xml:space="preserve">. </w:t>
      </w:r>
    </w:p>
    <w:p w14:paraId="47244009" w14:textId="0F7BA0D4" w:rsidR="009F177A" w:rsidRPr="009F177A" w:rsidRDefault="69A21D4C" w:rsidP="001E29DA">
      <w:pPr>
        <w:spacing w:before="120" w:after="120" w:line="259" w:lineRule="auto"/>
        <w:ind w:left="0" w:right="0" w:firstLine="0"/>
        <w:rPr>
          <w:color w:val="000000" w:themeColor="text1"/>
          <w:szCs w:val="24"/>
        </w:rPr>
      </w:pPr>
      <w:r w:rsidRPr="0863D8CB">
        <w:rPr>
          <w:color w:val="000000" w:themeColor="text1"/>
          <w:szCs w:val="24"/>
        </w:rPr>
        <w:t>KINSTA.</w:t>
      </w:r>
      <w:r w:rsidRPr="0863D8CB">
        <w:rPr>
          <w:b/>
          <w:bCs/>
          <w:color w:val="000000" w:themeColor="text1"/>
          <w:szCs w:val="24"/>
        </w:rPr>
        <w:t xml:space="preserve"> O Que é MySQL? Uma Explicação Simples para Quem Está Começando.</w:t>
      </w:r>
      <w:r w:rsidRPr="0863D8CB">
        <w:rPr>
          <w:color w:val="000000" w:themeColor="text1"/>
          <w:szCs w:val="24"/>
        </w:rPr>
        <w:t xml:space="preserve"> </w:t>
      </w:r>
      <w:proofErr w:type="spellStart"/>
      <w:r w:rsidRPr="0863D8CB">
        <w:rPr>
          <w:color w:val="000000" w:themeColor="text1"/>
          <w:szCs w:val="24"/>
        </w:rPr>
        <w:t>Kinsta</w:t>
      </w:r>
      <w:proofErr w:type="spellEnd"/>
      <w:r w:rsidRPr="0863D8CB">
        <w:rPr>
          <w:color w:val="000000" w:themeColor="text1"/>
          <w:szCs w:val="24"/>
        </w:rPr>
        <w:t xml:space="preserve">, 2022. Disponível em: </w:t>
      </w:r>
      <w:hyperlink r:id="rId58" w:anchor=":~:text=que%20%C3%A9%20MySQL%3F-,MySQL%20%C3%A9%20um%20sistema%20open%2Dsource%20de%20gerenciamento%20de%20base,da%C3%AD%20o%20seu%20nome%20relacional">
        <w:r w:rsidRPr="0863D8CB">
          <w:rPr>
            <w:rStyle w:val="Hyperlink"/>
            <w:color w:val="0563C1"/>
            <w:szCs w:val="24"/>
            <w:u w:val="none"/>
          </w:rPr>
          <w:t>https://kinsta.com/pt/base-de-conhecimento/o-que-e-mysql/#:~:text=que%20%C3%A9%20MySQL%3F-,MySQL%20%C3%A9%20um%20sistema%20open%2Dsource%20de%20gerenciamento%20de%20base,da%C3%AD%20o%20seu%20nome%20relacional</w:t>
        </w:r>
      </w:hyperlink>
      <w:r w:rsidRPr="0863D8CB">
        <w:rPr>
          <w:color w:val="000000" w:themeColor="text1"/>
          <w:szCs w:val="24"/>
        </w:rPr>
        <w:t>. Acesso em 18 de ago</w:t>
      </w:r>
      <w:r w:rsidR="00CF0172">
        <w:rPr>
          <w:color w:val="000000" w:themeColor="text1"/>
          <w:szCs w:val="24"/>
        </w:rPr>
        <w:t>.</w:t>
      </w:r>
      <w:r w:rsidRPr="0863D8CB">
        <w:rPr>
          <w:color w:val="000000" w:themeColor="text1"/>
          <w:szCs w:val="24"/>
        </w:rPr>
        <w:t xml:space="preserve"> às 12:20h.</w:t>
      </w:r>
    </w:p>
    <w:p w14:paraId="0AAE72EA" w14:textId="38FF16B7" w:rsidR="009F177A" w:rsidRPr="009F177A" w:rsidRDefault="009F177A" w:rsidP="001E29DA">
      <w:pPr>
        <w:spacing w:after="0" w:line="259" w:lineRule="auto"/>
        <w:ind w:left="0" w:right="0" w:firstLine="0"/>
      </w:pPr>
    </w:p>
    <w:p w14:paraId="53AB2D4E" w14:textId="14D5A36F" w:rsidR="00AB32B5" w:rsidRPr="006C615B" w:rsidRDefault="00EE5B17" w:rsidP="001E29DA">
      <w:pPr>
        <w:spacing w:after="160" w:line="259" w:lineRule="auto"/>
        <w:ind w:left="0" w:right="0"/>
        <w:rPr>
          <w:color w:val="000000" w:themeColor="text1"/>
          <w:szCs w:val="24"/>
        </w:rPr>
      </w:pPr>
      <w:r w:rsidRPr="0863D8CB">
        <w:rPr>
          <w:b/>
          <w:bCs/>
        </w:rPr>
        <w:br w:type="page"/>
      </w:r>
      <w:r w:rsidR="5AB21D59" w:rsidRPr="0863D8CB">
        <w:rPr>
          <w:color w:val="000000" w:themeColor="text1"/>
          <w:szCs w:val="24"/>
        </w:rPr>
        <w:lastRenderedPageBreak/>
        <w:t xml:space="preserve">KRIGER, Daniel. </w:t>
      </w:r>
      <w:r w:rsidR="5AB21D59" w:rsidRPr="0863D8CB">
        <w:rPr>
          <w:b/>
          <w:bCs/>
          <w:color w:val="000000" w:themeColor="text1"/>
          <w:szCs w:val="24"/>
        </w:rPr>
        <w:t>QUAL A LINGUAGEM DE PROGRAMAÇÃO UTILIZADA EM ARDUINO.</w:t>
      </w:r>
      <w:r w:rsidR="5AB21D59" w:rsidRPr="0863D8CB">
        <w:rPr>
          <w:color w:val="000000" w:themeColor="text1"/>
          <w:szCs w:val="24"/>
        </w:rPr>
        <w:t xml:space="preserve"> </w:t>
      </w:r>
      <w:proofErr w:type="spellStart"/>
      <w:r w:rsidR="5AB21D59" w:rsidRPr="0863D8CB">
        <w:rPr>
          <w:color w:val="000000" w:themeColor="text1"/>
          <w:szCs w:val="24"/>
        </w:rPr>
        <w:t>Kenzie</w:t>
      </w:r>
      <w:proofErr w:type="spellEnd"/>
      <w:r w:rsidR="5AB21D59" w:rsidRPr="0863D8CB">
        <w:rPr>
          <w:color w:val="000000" w:themeColor="text1"/>
          <w:szCs w:val="24"/>
        </w:rPr>
        <w:t xml:space="preserve">, 2022. Disponível em: </w:t>
      </w:r>
      <w:hyperlink r:id="rId59">
        <w:r w:rsidR="5AB21D59" w:rsidRPr="0863D8CB">
          <w:rPr>
            <w:rStyle w:val="Hyperlink"/>
            <w:color w:val="0563C1"/>
            <w:szCs w:val="24"/>
          </w:rPr>
          <w:t>https://kenzie.com.br/blog/programacao-para-arduino/</w:t>
        </w:r>
      </w:hyperlink>
      <w:r w:rsidR="5AB21D59" w:rsidRPr="0863D8CB">
        <w:rPr>
          <w:color w:val="0563C1"/>
          <w:szCs w:val="24"/>
          <w:u w:val="single"/>
        </w:rPr>
        <w:t xml:space="preserve"> </w:t>
      </w:r>
      <w:r w:rsidR="5AB21D59" w:rsidRPr="0863D8CB">
        <w:rPr>
          <w:color w:val="000000" w:themeColor="text1"/>
          <w:szCs w:val="24"/>
        </w:rPr>
        <w:t>Acesso em 18 de ago</w:t>
      </w:r>
      <w:r w:rsidR="00CF0172">
        <w:rPr>
          <w:color w:val="000000" w:themeColor="text1"/>
          <w:szCs w:val="24"/>
        </w:rPr>
        <w:t>.</w:t>
      </w:r>
      <w:r w:rsidR="5AB21D59" w:rsidRPr="0863D8CB">
        <w:rPr>
          <w:color w:val="000000" w:themeColor="text1"/>
          <w:szCs w:val="24"/>
        </w:rPr>
        <w:t xml:space="preserve"> às 13:40h.</w:t>
      </w:r>
    </w:p>
    <w:p w14:paraId="640E8781" w14:textId="62EB9890" w:rsidR="0BA91B45" w:rsidRDefault="0BA91B45" w:rsidP="001E29DA">
      <w:pPr>
        <w:spacing w:after="160" w:line="259" w:lineRule="auto"/>
        <w:ind w:left="0" w:right="0"/>
        <w:rPr>
          <w:color w:val="000000" w:themeColor="text1"/>
        </w:rPr>
      </w:pPr>
      <w:r w:rsidRPr="403C6D40">
        <w:rPr>
          <w:b/>
          <w:color w:val="000000" w:themeColor="text1"/>
        </w:rPr>
        <w:t xml:space="preserve">O que é e para que serve C++ em </w:t>
      </w:r>
      <w:proofErr w:type="gramStart"/>
      <w:r w:rsidRPr="403C6D40">
        <w:rPr>
          <w:b/>
          <w:color w:val="000000" w:themeColor="text1"/>
        </w:rPr>
        <w:t>programação?.</w:t>
      </w:r>
      <w:proofErr w:type="gramEnd"/>
      <w:r w:rsidRPr="403C6D40">
        <w:rPr>
          <w:color w:val="000000" w:themeColor="text1"/>
        </w:rPr>
        <w:t xml:space="preserve"> Suas Aulas Particulares. Disponível em: </w:t>
      </w:r>
      <w:hyperlink r:id="rId60" w:anchor=":~:text=C%2B%2B%20%C3%A9%20uma%20linguagem%20de,pr%C3%B3pria%20e%20seu%20pr%C3%B3prio%20nome">
        <w:r w:rsidRPr="403C6D40">
          <w:rPr>
            <w:rStyle w:val="Hyperlink"/>
            <w:color w:val="0563C1"/>
            <w:u w:val="none"/>
          </w:rPr>
          <w:t>https://www.suasaulasparticulares.com.br/blog/que-e-que-serve-programacao#:~:text=C%2B%2B%20%C3%A9%20uma%20linguagem%20de,pr%C3%B3pria%20e%20seu%20pr%C3%B3prio%20nome</w:t>
        </w:r>
      </w:hyperlink>
      <w:r w:rsidRPr="403C6D40">
        <w:rPr>
          <w:color w:val="000000" w:themeColor="text1"/>
        </w:rPr>
        <w:t>. Acesso em 18</w:t>
      </w:r>
      <w:r w:rsidR="1824C6EE" w:rsidRPr="403C6D40">
        <w:rPr>
          <w:color w:val="000000" w:themeColor="text1"/>
        </w:rPr>
        <w:t xml:space="preserve"> de ago</w:t>
      </w:r>
      <w:r w:rsidR="00CF0172">
        <w:rPr>
          <w:color w:val="000000" w:themeColor="text1"/>
        </w:rPr>
        <w:t>.</w:t>
      </w:r>
      <w:r w:rsidR="1824C6EE" w:rsidRPr="403C6D40">
        <w:rPr>
          <w:color w:val="000000" w:themeColor="text1"/>
        </w:rPr>
        <w:t xml:space="preserve"> às 13:40h</w:t>
      </w:r>
      <w:r w:rsidRPr="403C6D40">
        <w:rPr>
          <w:color w:val="000000" w:themeColor="text1"/>
        </w:rPr>
        <w:t>.</w:t>
      </w:r>
    </w:p>
    <w:p w14:paraId="1025D707" w14:textId="0348B1D8" w:rsidR="0BA91B45" w:rsidRDefault="0BA91B45" w:rsidP="001E29DA">
      <w:pPr>
        <w:spacing w:after="160" w:line="259" w:lineRule="auto"/>
        <w:ind w:left="0" w:right="0"/>
        <w:rPr>
          <w:color w:val="000000" w:themeColor="text1"/>
        </w:rPr>
      </w:pPr>
      <w:r w:rsidRPr="403C6D40">
        <w:rPr>
          <w:color w:val="000000" w:themeColor="text1"/>
        </w:rPr>
        <w:t xml:space="preserve">ROBOCORE. </w:t>
      </w:r>
      <w:r w:rsidRPr="001D7C97">
        <w:rPr>
          <w:b/>
          <w:color w:val="000000" w:themeColor="text1"/>
        </w:rPr>
        <w:t>Como utilizar uma Protoboard</w:t>
      </w:r>
      <w:r w:rsidRPr="403C6D40">
        <w:rPr>
          <w:color w:val="000000" w:themeColor="text1"/>
        </w:rPr>
        <w:t xml:space="preserve">. 2017. Disponível em: </w:t>
      </w:r>
      <w:hyperlink r:id="rId61">
        <w:r w:rsidRPr="403C6D40">
          <w:rPr>
            <w:rStyle w:val="Hyperlink"/>
            <w:u w:val="none"/>
          </w:rPr>
          <w:t>https://www.robocore.net/tutoriais/como-utilizar-uma-protoboard</w:t>
        </w:r>
      </w:hyperlink>
      <w:r w:rsidRPr="403C6D40">
        <w:rPr>
          <w:color w:val="000000" w:themeColor="text1"/>
        </w:rPr>
        <w:t>. Acesso em 18</w:t>
      </w:r>
      <w:r w:rsidR="78D4BDC1" w:rsidRPr="403C6D40">
        <w:rPr>
          <w:color w:val="000000" w:themeColor="text1"/>
        </w:rPr>
        <w:t xml:space="preserve"> de ago</w:t>
      </w:r>
      <w:r w:rsidR="00CF0172">
        <w:rPr>
          <w:color w:val="000000" w:themeColor="text1"/>
        </w:rPr>
        <w:t>.</w:t>
      </w:r>
      <w:r w:rsidR="78D4BDC1" w:rsidRPr="403C6D40">
        <w:rPr>
          <w:color w:val="000000" w:themeColor="text1"/>
        </w:rPr>
        <w:t xml:space="preserve"> às 13:40h</w:t>
      </w:r>
      <w:r w:rsidRPr="403C6D40">
        <w:rPr>
          <w:color w:val="000000" w:themeColor="text1"/>
        </w:rPr>
        <w:t xml:space="preserve">.  </w:t>
      </w:r>
    </w:p>
    <w:p w14:paraId="06A5A74C" w14:textId="16DB63AB" w:rsidR="699DCC7E" w:rsidRDefault="699DCC7E" w:rsidP="001E29DA">
      <w:pPr>
        <w:spacing w:after="160" w:line="259" w:lineRule="auto"/>
        <w:ind w:left="0" w:right="0"/>
        <w:rPr>
          <w:color w:val="000000" w:themeColor="text1"/>
        </w:rPr>
      </w:pPr>
      <w:r w:rsidRPr="403C6D40">
        <w:rPr>
          <w:color w:val="000000" w:themeColor="text1"/>
        </w:rPr>
        <w:t xml:space="preserve">BARRETO, André. </w:t>
      </w:r>
      <w:r w:rsidRPr="001D7C97">
        <w:rPr>
          <w:b/>
          <w:color w:val="000000" w:themeColor="text1"/>
        </w:rPr>
        <w:t xml:space="preserve">Arduino IDE: o que é e como </w:t>
      </w:r>
      <w:proofErr w:type="gramStart"/>
      <w:r w:rsidRPr="001D7C97">
        <w:rPr>
          <w:b/>
          <w:color w:val="000000" w:themeColor="text1"/>
        </w:rPr>
        <w:t>instalar?</w:t>
      </w:r>
      <w:r w:rsidRPr="403C6D40">
        <w:rPr>
          <w:color w:val="000000" w:themeColor="text1"/>
        </w:rPr>
        <w:t>.</w:t>
      </w:r>
      <w:proofErr w:type="gramEnd"/>
      <w:r w:rsidRPr="403C6D40">
        <w:rPr>
          <w:color w:val="000000" w:themeColor="text1"/>
        </w:rPr>
        <w:t xml:space="preserve"> Victor Vision, 2023. Disponível em: </w:t>
      </w:r>
      <w:hyperlink r:id="rId62" w:anchor=":~:text=O%20que%20%C3%A9%20Arduino%20IDE,significa%20Ambiente%20de%20Desenvolvimento%20Integrado">
        <w:r w:rsidRPr="403C6D40">
          <w:rPr>
            <w:rStyle w:val="Hyperlink"/>
            <w:u w:val="none"/>
          </w:rPr>
          <w:t>https://victorvision.com.br/blog/arduino-ide/#:~:text=O%20que%20%C3%A9%20Arduino%20IDE,significa%20Ambiente%20de%20Desenvolvimento%20Integrado</w:t>
        </w:r>
      </w:hyperlink>
      <w:r w:rsidRPr="403C6D40">
        <w:rPr>
          <w:color w:val="000000" w:themeColor="text1"/>
        </w:rPr>
        <w:t>. Acesso em 18 de ago</w:t>
      </w:r>
      <w:r w:rsidR="00CF0172">
        <w:rPr>
          <w:color w:val="000000" w:themeColor="text1"/>
        </w:rPr>
        <w:t>.</w:t>
      </w:r>
      <w:r w:rsidRPr="403C6D40">
        <w:rPr>
          <w:color w:val="000000" w:themeColor="text1"/>
        </w:rPr>
        <w:t xml:space="preserve"> às 13:40h.</w:t>
      </w:r>
    </w:p>
    <w:p w14:paraId="0B551463" w14:textId="52C73428" w:rsidR="403C6D40" w:rsidRDefault="007D2A96" w:rsidP="001E29DA">
      <w:pPr>
        <w:spacing w:after="160" w:line="259" w:lineRule="auto"/>
        <w:ind w:left="0" w:right="0"/>
        <w:rPr>
          <w:color w:val="000000" w:themeColor="text1"/>
        </w:rPr>
      </w:pPr>
      <w:r w:rsidRPr="00505247">
        <w:rPr>
          <w:color w:val="000000" w:themeColor="text1"/>
        </w:rPr>
        <w:t>ESTRELLA</w:t>
      </w:r>
      <w:r w:rsidR="00D1685C" w:rsidRPr="00505247">
        <w:rPr>
          <w:color w:val="000000" w:themeColor="text1"/>
        </w:rPr>
        <w:t xml:space="preserve">, Carlos. </w:t>
      </w:r>
      <w:r w:rsidR="00615434" w:rsidRPr="001D7C97">
        <w:rPr>
          <w:b/>
          <w:color w:val="000000" w:themeColor="text1"/>
        </w:rPr>
        <w:t xml:space="preserve">O que é </w:t>
      </w:r>
      <w:proofErr w:type="spellStart"/>
      <w:r w:rsidR="00615434" w:rsidRPr="001D7C97">
        <w:rPr>
          <w:b/>
          <w:color w:val="000000" w:themeColor="text1"/>
        </w:rPr>
        <w:t>Java</w:t>
      </w:r>
      <w:r w:rsidR="00E617B1" w:rsidRPr="001D7C97">
        <w:rPr>
          <w:b/>
          <w:color w:val="000000" w:themeColor="text1"/>
        </w:rPr>
        <w:t>S</w:t>
      </w:r>
      <w:r w:rsidR="00615434" w:rsidRPr="001D7C97">
        <w:rPr>
          <w:b/>
          <w:color w:val="000000" w:themeColor="text1"/>
        </w:rPr>
        <w:t>c</w:t>
      </w:r>
      <w:r w:rsidR="00C215F8" w:rsidRPr="001D7C97">
        <w:rPr>
          <w:b/>
          <w:color w:val="000000" w:themeColor="text1"/>
        </w:rPr>
        <w:t>ript</w:t>
      </w:r>
      <w:proofErr w:type="spellEnd"/>
      <w:r w:rsidR="00463166" w:rsidRPr="001D7C97">
        <w:rPr>
          <w:b/>
          <w:color w:val="000000" w:themeColor="text1"/>
        </w:rPr>
        <w:t xml:space="preserve"> e Para </w:t>
      </w:r>
      <w:r w:rsidR="003F0B3C" w:rsidRPr="001D7C97">
        <w:rPr>
          <w:b/>
          <w:color w:val="000000" w:themeColor="text1"/>
        </w:rPr>
        <w:t>Que Serve</w:t>
      </w:r>
      <w:r w:rsidR="00094D8E" w:rsidRPr="001D7C97">
        <w:rPr>
          <w:b/>
          <w:color w:val="000000" w:themeColor="text1"/>
        </w:rPr>
        <w:t xml:space="preserve"> </w:t>
      </w:r>
      <w:r w:rsidR="00AD017F" w:rsidRPr="001D7C97">
        <w:rPr>
          <w:b/>
          <w:color w:val="000000" w:themeColor="text1"/>
        </w:rPr>
        <w:t xml:space="preserve">na </w:t>
      </w:r>
      <w:r w:rsidR="00FB361B" w:rsidRPr="001D7C97">
        <w:rPr>
          <w:b/>
          <w:color w:val="000000" w:themeColor="text1"/>
        </w:rPr>
        <w:t xml:space="preserve">Programação </w:t>
      </w:r>
      <w:r w:rsidR="009C6DBF" w:rsidRPr="001D7C97">
        <w:rPr>
          <w:b/>
          <w:color w:val="000000" w:themeColor="text1"/>
        </w:rPr>
        <w:t>Web</w:t>
      </w:r>
      <w:r w:rsidR="00396D17">
        <w:rPr>
          <w:color w:val="000000" w:themeColor="text1"/>
        </w:rPr>
        <w:t>.</w:t>
      </w:r>
      <w:r w:rsidR="00055616">
        <w:rPr>
          <w:color w:val="000000" w:themeColor="text1"/>
        </w:rPr>
        <w:t xml:space="preserve"> </w:t>
      </w:r>
      <w:r w:rsidR="00D84DF9">
        <w:rPr>
          <w:color w:val="000000" w:themeColor="text1"/>
        </w:rPr>
        <w:t>2023</w:t>
      </w:r>
      <w:r w:rsidR="00EF7159">
        <w:rPr>
          <w:color w:val="000000" w:themeColor="text1"/>
        </w:rPr>
        <w:t xml:space="preserve">. Disponível em: </w:t>
      </w:r>
      <w:hyperlink r:id="rId63" w:history="1">
        <w:r w:rsidR="008F61BF" w:rsidRPr="00F50F55">
          <w:rPr>
            <w:rStyle w:val="Hyperlink"/>
          </w:rPr>
          <w:t>https://www.hostinger.com.br/tutoriais/o-que-e-javascript</w:t>
        </w:r>
      </w:hyperlink>
      <w:r w:rsidR="008F61BF">
        <w:rPr>
          <w:color w:val="000000" w:themeColor="text1"/>
        </w:rPr>
        <w:t>. Acesso em 18</w:t>
      </w:r>
      <w:r w:rsidR="00711116">
        <w:rPr>
          <w:color w:val="000000" w:themeColor="text1"/>
        </w:rPr>
        <w:t xml:space="preserve"> de ago</w:t>
      </w:r>
      <w:r w:rsidR="00CF0172">
        <w:rPr>
          <w:color w:val="000000" w:themeColor="text1"/>
        </w:rPr>
        <w:t>.</w:t>
      </w:r>
      <w:r w:rsidR="00711116">
        <w:rPr>
          <w:color w:val="000000" w:themeColor="text1"/>
        </w:rPr>
        <w:t xml:space="preserve"> às </w:t>
      </w:r>
      <w:r w:rsidR="002D0802">
        <w:rPr>
          <w:color w:val="000000" w:themeColor="text1"/>
        </w:rPr>
        <w:t>15:</w:t>
      </w:r>
      <w:r w:rsidR="00ED55F8">
        <w:rPr>
          <w:color w:val="000000" w:themeColor="text1"/>
        </w:rPr>
        <w:t>10h.</w:t>
      </w:r>
    </w:p>
    <w:p w14:paraId="7933A0A1" w14:textId="61987703" w:rsidR="00ED55F8" w:rsidRDefault="00D722A3" w:rsidP="00AE44FD">
      <w:pPr>
        <w:spacing w:after="160" w:line="259" w:lineRule="auto"/>
        <w:ind w:left="0" w:right="0"/>
        <w:rPr>
          <w:color w:val="000000" w:themeColor="text1"/>
        </w:rPr>
      </w:pPr>
      <w:r>
        <w:rPr>
          <w:color w:val="000000" w:themeColor="text1"/>
        </w:rPr>
        <w:t xml:space="preserve">GUEDES, </w:t>
      </w:r>
      <w:proofErr w:type="spellStart"/>
      <w:r w:rsidR="005D742D">
        <w:rPr>
          <w:color w:val="000000" w:themeColor="text1"/>
        </w:rPr>
        <w:t>Marylene</w:t>
      </w:r>
      <w:proofErr w:type="spellEnd"/>
      <w:r w:rsidR="005D742D">
        <w:rPr>
          <w:color w:val="000000" w:themeColor="text1"/>
        </w:rPr>
        <w:t xml:space="preserve">. </w:t>
      </w:r>
      <w:r w:rsidR="003F4028" w:rsidRPr="0092143A">
        <w:rPr>
          <w:b/>
          <w:bCs/>
          <w:color w:val="000000" w:themeColor="text1"/>
        </w:rPr>
        <w:t>O que é e como</w:t>
      </w:r>
      <w:r w:rsidR="00D903F7" w:rsidRPr="0092143A">
        <w:rPr>
          <w:b/>
          <w:bCs/>
          <w:color w:val="000000" w:themeColor="text1"/>
        </w:rPr>
        <w:t xml:space="preserve"> começar </w:t>
      </w:r>
      <w:r w:rsidR="00C20D86" w:rsidRPr="0092143A">
        <w:rPr>
          <w:b/>
          <w:bCs/>
          <w:color w:val="000000" w:themeColor="text1"/>
        </w:rPr>
        <w:t>com C#</w:t>
      </w:r>
      <w:r w:rsidR="00271D6A" w:rsidRPr="0092143A">
        <w:rPr>
          <w:b/>
          <w:bCs/>
          <w:color w:val="000000" w:themeColor="text1"/>
        </w:rPr>
        <w:t xml:space="preserve"> (C Sharp</w:t>
      </w:r>
      <w:proofErr w:type="gramStart"/>
      <w:r w:rsidR="00271D6A" w:rsidRPr="0092143A">
        <w:rPr>
          <w:b/>
          <w:bCs/>
          <w:color w:val="000000" w:themeColor="text1"/>
        </w:rPr>
        <w:t>)</w:t>
      </w:r>
      <w:r w:rsidR="0092143A" w:rsidRPr="0092143A">
        <w:rPr>
          <w:b/>
          <w:bCs/>
          <w:color w:val="000000" w:themeColor="text1"/>
        </w:rPr>
        <w:t>?</w:t>
      </w:r>
      <w:r w:rsidR="0092143A">
        <w:rPr>
          <w:color w:val="000000" w:themeColor="text1"/>
        </w:rPr>
        <w:t>.</w:t>
      </w:r>
      <w:proofErr w:type="gramEnd"/>
      <w:r w:rsidR="0092143A">
        <w:rPr>
          <w:color w:val="000000" w:themeColor="text1"/>
        </w:rPr>
        <w:t xml:space="preserve"> </w:t>
      </w:r>
      <w:r w:rsidR="00C17245">
        <w:rPr>
          <w:color w:val="000000" w:themeColor="text1"/>
        </w:rPr>
        <w:t>2017</w:t>
      </w:r>
      <w:r w:rsidR="004F03E1">
        <w:rPr>
          <w:color w:val="000000" w:themeColor="text1"/>
        </w:rPr>
        <w:t xml:space="preserve">. </w:t>
      </w:r>
      <w:r w:rsidR="00322F7E">
        <w:rPr>
          <w:color w:val="000000" w:themeColor="text1"/>
        </w:rPr>
        <w:t xml:space="preserve">Disponível em: </w:t>
      </w:r>
      <w:hyperlink r:id="rId64" w:history="1">
        <w:r w:rsidR="00AE44FD" w:rsidRPr="00F50F55">
          <w:rPr>
            <w:rStyle w:val="Hyperlink"/>
          </w:rPr>
          <w:t>https://www.treinaweb.com.br/blog/o-que-e-e-como-comecar-com-c-sharp</w:t>
        </w:r>
      </w:hyperlink>
      <w:r w:rsidR="00322F7E">
        <w:rPr>
          <w:color w:val="000000" w:themeColor="text1"/>
        </w:rPr>
        <w:t>. Acesso em 18 de ago. às 15:13h.</w:t>
      </w:r>
    </w:p>
    <w:p w14:paraId="055B9BCB" w14:textId="6DCF81A8" w:rsidR="0863D8CB" w:rsidRDefault="0863D8CB" w:rsidP="0863D8CB">
      <w:pPr>
        <w:spacing w:after="160" w:line="259" w:lineRule="auto"/>
        <w:ind w:left="0" w:right="0"/>
        <w:jc w:val="left"/>
        <w:rPr>
          <w:color w:val="000000" w:themeColor="text1"/>
          <w:szCs w:val="24"/>
        </w:rPr>
      </w:pPr>
    </w:p>
    <w:p w14:paraId="5D420083" w14:textId="6DC489D2" w:rsidR="001432D7" w:rsidRDefault="001432D7" w:rsidP="00FF467F">
      <w:pPr>
        <w:pStyle w:val="Ttulo1"/>
        <w:keepLines w:val="0"/>
        <w:pageBreakBefore/>
        <w:numPr>
          <w:ilvl w:val="0"/>
          <w:numId w:val="0"/>
        </w:numPr>
        <w:spacing w:before="240" w:after="240" w:line="240" w:lineRule="auto"/>
        <w:ind w:right="0"/>
        <w:jc w:val="left"/>
      </w:pPr>
      <w:bookmarkStart w:id="72" w:name="_Toc143388831"/>
      <w:r w:rsidRPr="00EE5B17">
        <w:lastRenderedPageBreak/>
        <w:t>APÊNDICE 0</w:t>
      </w:r>
      <w:r>
        <w:t>1</w:t>
      </w:r>
      <w:r w:rsidRPr="00EE5B17">
        <w:t xml:space="preserve"> – CÓDIGO FONTE DO ETHERNET SHIELD W5100</w:t>
      </w:r>
      <w:bookmarkEnd w:id="72"/>
    </w:p>
    <w:p w14:paraId="481A8ADD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>#include &lt;</w:t>
      </w:r>
      <w:proofErr w:type="spellStart"/>
      <w:r w:rsidRPr="00347642">
        <w:rPr>
          <w:rFonts w:ascii="Times New Roman" w:hAnsi="Times New Roman" w:cs="Times New Roman"/>
          <w:lang w:val="en-US"/>
        </w:rPr>
        <w:t>SPI.h</w:t>
      </w:r>
      <w:proofErr w:type="spellEnd"/>
      <w:r w:rsidRPr="00347642">
        <w:rPr>
          <w:rFonts w:ascii="Times New Roman" w:hAnsi="Times New Roman" w:cs="Times New Roman"/>
          <w:lang w:val="en-US"/>
        </w:rPr>
        <w:t>&gt;</w:t>
      </w:r>
    </w:p>
    <w:p w14:paraId="3D4E21FE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>#include &lt;</w:t>
      </w:r>
      <w:proofErr w:type="spellStart"/>
      <w:r w:rsidRPr="00347642">
        <w:rPr>
          <w:rFonts w:ascii="Times New Roman" w:hAnsi="Times New Roman" w:cs="Times New Roman"/>
          <w:lang w:val="en-US"/>
        </w:rPr>
        <w:t>Ethernet.h</w:t>
      </w:r>
      <w:proofErr w:type="spellEnd"/>
      <w:r w:rsidRPr="00347642">
        <w:rPr>
          <w:rFonts w:ascii="Times New Roman" w:hAnsi="Times New Roman" w:cs="Times New Roman"/>
          <w:lang w:val="en-US"/>
        </w:rPr>
        <w:t>&gt;</w:t>
      </w:r>
    </w:p>
    <w:p w14:paraId="797AE1B7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>#include &lt;</w:t>
      </w:r>
      <w:proofErr w:type="spellStart"/>
      <w:r w:rsidRPr="00347642">
        <w:rPr>
          <w:rFonts w:ascii="Times New Roman" w:hAnsi="Times New Roman" w:cs="Times New Roman"/>
          <w:lang w:val="en-US"/>
        </w:rPr>
        <w:t>EthernetUdp.h</w:t>
      </w:r>
      <w:proofErr w:type="spellEnd"/>
      <w:r w:rsidRPr="00347642">
        <w:rPr>
          <w:rFonts w:ascii="Times New Roman" w:hAnsi="Times New Roman" w:cs="Times New Roman"/>
          <w:lang w:val="en-US"/>
        </w:rPr>
        <w:t>&gt;</w:t>
      </w:r>
    </w:p>
    <w:p w14:paraId="7A321E84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FC9A3AA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byte </w:t>
      </w:r>
      <w:proofErr w:type="gramStart"/>
      <w:r w:rsidRPr="00347642">
        <w:rPr>
          <w:rFonts w:ascii="Times New Roman" w:hAnsi="Times New Roman" w:cs="Times New Roman"/>
          <w:lang w:val="en-US"/>
        </w:rPr>
        <w:t>mac[</w:t>
      </w:r>
      <w:proofErr w:type="gramEnd"/>
      <w:r w:rsidRPr="00347642">
        <w:rPr>
          <w:rFonts w:ascii="Times New Roman" w:hAnsi="Times New Roman" w:cs="Times New Roman"/>
          <w:lang w:val="en-US"/>
        </w:rPr>
        <w:t>] = { 0xDE, 0xAD, 0xBE, 0xEF, 0xFE, 0xED };</w:t>
      </w:r>
    </w:p>
    <w:p w14:paraId="25989863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byte </w:t>
      </w:r>
      <w:proofErr w:type="gramStart"/>
      <w:r w:rsidRPr="00347642">
        <w:rPr>
          <w:rFonts w:ascii="Times New Roman" w:hAnsi="Times New Roman" w:cs="Times New Roman"/>
          <w:lang w:val="en-US"/>
        </w:rPr>
        <w:t>gateway[</w:t>
      </w:r>
      <w:proofErr w:type="gramEnd"/>
      <w:r w:rsidRPr="00347642">
        <w:rPr>
          <w:rFonts w:ascii="Times New Roman" w:hAnsi="Times New Roman" w:cs="Times New Roman"/>
          <w:lang w:val="en-US"/>
        </w:rPr>
        <w:t>] = {192, 168, 0, 2};</w:t>
      </w:r>
    </w:p>
    <w:p w14:paraId="6A1AC988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byte </w:t>
      </w:r>
      <w:proofErr w:type="gramStart"/>
      <w:r w:rsidRPr="00347642">
        <w:rPr>
          <w:rFonts w:ascii="Times New Roman" w:hAnsi="Times New Roman" w:cs="Times New Roman"/>
          <w:lang w:val="en-US"/>
        </w:rPr>
        <w:t>subnet[</w:t>
      </w:r>
      <w:proofErr w:type="gramEnd"/>
      <w:r w:rsidRPr="00347642">
        <w:rPr>
          <w:rFonts w:ascii="Times New Roman" w:hAnsi="Times New Roman" w:cs="Times New Roman"/>
          <w:lang w:val="en-US"/>
        </w:rPr>
        <w:t>] = {255, 255, 255, 0};</w:t>
      </w:r>
    </w:p>
    <w:p w14:paraId="20B24FC2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proofErr w:type="spellStart"/>
      <w:r w:rsidRPr="00347642">
        <w:rPr>
          <w:rFonts w:ascii="Times New Roman" w:hAnsi="Times New Roman" w:cs="Times New Roman"/>
          <w:lang w:val="en-US"/>
        </w:rPr>
        <w:t>IPAddress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ip</w:t>
      </w:r>
      <w:proofErr w:type="spellEnd"/>
      <w:r w:rsidRPr="00347642">
        <w:rPr>
          <w:rFonts w:ascii="Times New Roman" w:hAnsi="Times New Roman" w:cs="Times New Roman"/>
          <w:lang w:val="en-US"/>
        </w:rPr>
        <w:t>(</w:t>
      </w:r>
      <w:proofErr w:type="gramEnd"/>
      <w:r w:rsidRPr="00347642">
        <w:rPr>
          <w:rFonts w:ascii="Times New Roman" w:hAnsi="Times New Roman" w:cs="Times New Roman"/>
          <w:lang w:val="en-US"/>
        </w:rPr>
        <w:t>192, 168, 0, 20);</w:t>
      </w:r>
    </w:p>
    <w:p w14:paraId="73AA87C9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>int port = 80;</w:t>
      </w:r>
    </w:p>
    <w:p w14:paraId="702820B4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4E7B8ECD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char </w:t>
      </w:r>
      <w:proofErr w:type="gramStart"/>
      <w:r w:rsidRPr="00347642">
        <w:rPr>
          <w:rFonts w:ascii="Times New Roman" w:hAnsi="Times New Roman" w:cs="Times New Roman"/>
          <w:lang w:val="en-US"/>
        </w:rPr>
        <w:t>server[</w:t>
      </w:r>
      <w:proofErr w:type="gramEnd"/>
      <w:r w:rsidRPr="00347642">
        <w:rPr>
          <w:rFonts w:ascii="Times New Roman" w:hAnsi="Times New Roman" w:cs="Times New Roman"/>
          <w:lang w:val="en-US"/>
        </w:rPr>
        <w:t>] = "192.168.0.16";</w:t>
      </w:r>
    </w:p>
    <w:p w14:paraId="75224096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char </w:t>
      </w:r>
      <w:proofErr w:type="gramStart"/>
      <w:r w:rsidRPr="00347642">
        <w:rPr>
          <w:rFonts w:ascii="Times New Roman" w:hAnsi="Times New Roman" w:cs="Times New Roman"/>
          <w:lang w:val="en-US"/>
        </w:rPr>
        <w:t>path[</w:t>
      </w:r>
      <w:proofErr w:type="gramEnd"/>
      <w:r w:rsidRPr="00347642">
        <w:rPr>
          <w:rFonts w:ascii="Times New Roman" w:hAnsi="Times New Roman" w:cs="Times New Roman"/>
          <w:lang w:val="en-US"/>
        </w:rPr>
        <w:t>] = "/</w:t>
      </w:r>
      <w:proofErr w:type="spellStart"/>
      <w:r w:rsidRPr="00347642">
        <w:rPr>
          <w:rFonts w:ascii="Times New Roman" w:hAnsi="Times New Roman" w:cs="Times New Roman"/>
          <w:lang w:val="en-US"/>
        </w:rPr>
        <w:t>caminho_do_post</w:t>
      </w:r>
      <w:proofErr w:type="spellEnd"/>
      <w:r w:rsidRPr="00347642">
        <w:rPr>
          <w:rFonts w:ascii="Times New Roman" w:hAnsi="Times New Roman" w:cs="Times New Roman"/>
          <w:lang w:val="en-US"/>
        </w:rPr>
        <w:t>";</w:t>
      </w:r>
    </w:p>
    <w:p w14:paraId="3E14ACD5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3A374869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347642">
        <w:rPr>
          <w:rFonts w:ascii="Times New Roman" w:hAnsi="Times New Roman" w:cs="Times New Roman"/>
          <w:lang w:val="en-US"/>
        </w:rPr>
        <w:t>temperatura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= 25.5;</w:t>
      </w:r>
    </w:p>
    <w:p w14:paraId="75E1C699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347642">
        <w:rPr>
          <w:rFonts w:ascii="Times New Roman" w:hAnsi="Times New Roman" w:cs="Times New Roman"/>
          <w:lang w:val="en-US"/>
        </w:rPr>
        <w:t>pressao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= 1013.25;</w:t>
      </w:r>
    </w:p>
    <w:p w14:paraId="718CCF58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347642">
        <w:rPr>
          <w:rFonts w:ascii="Times New Roman" w:hAnsi="Times New Roman" w:cs="Times New Roman"/>
          <w:lang w:val="en-US"/>
        </w:rPr>
        <w:t>umidade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= 50.0;</w:t>
      </w:r>
    </w:p>
    <w:p w14:paraId="41FB553C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347642">
        <w:rPr>
          <w:rFonts w:ascii="Times New Roman" w:hAnsi="Times New Roman" w:cs="Times New Roman"/>
          <w:lang w:val="en-US"/>
        </w:rPr>
        <w:t>luzUV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= 0.75;</w:t>
      </w:r>
    </w:p>
    <w:p w14:paraId="6201B8C9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347642">
        <w:rPr>
          <w:rFonts w:ascii="Times New Roman" w:hAnsi="Times New Roman" w:cs="Times New Roman"/>
          <w:lang w:val="en-US"/>
        </w:rPr>
        <w:t>luzNormal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= 100.0;</w:t>
      </w:r>
    </w:p>
    <w:p w14:paraId="771AD6A0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347642">
        <w:rPr>
          <w:rFonts w:ascii="Times New Roman" w:hAnsi="Times New Roman" w:cs="Times New Roman"/>
          <w:lang w:val="en-US"/>
        </w:rPr>
        <w:t>luzInfravermelha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= 10.5;</w:t>
      </w:r>
    </w:p>
    <w:p w14:paraId="5BA8AFA2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347642">
        <w:rPr>
          <w:rFonts w:ascii="Times New Roman" w:hAnsi="Times New Roman" w:cs="Times New Roman"/>
          <w:lang w:val="en-US"/>
        </w:rPr>
        <w:t>velocidadeVento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= 5.6;</w:t>
      </w:r>
    </w:p>
    <w:p w14:paraId="7166CF43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347642">
        <w:rPr>
          <w:rFonts w:ascii="Times New Roman" w:hAnsi="Times New Roman" w:cs="Times New Roman"/>
          <w:lang w:val="en-US"/>
        </w:rPr>
        <w:t>nivelPrecipitacao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= 2.3;</w:t>
      </w:r>
    </w:p>
    <w:p w14:paraId="102A2F62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3D6887C3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347642">
        <w:rPr>
          <w:rFonts w:ascii="Times New Roman" w:hAnsi="Times New Roman" w:cs="Times New Roman"/>
          <w:lang w:val="en-US"/>
        </w:rPr>
        <w:t>setup(</w:t>
      </w:r>
      <w:proofErr w:type="gramEnd"/>
      <w:r w:rsidRPr="00347642">
        <w:rPr>
          <w:rFonts w:ascii="Times New Roman" w:hAnsi="Times New Roman" w:cs="Times New Roman"/>
          <w:lang w:val="en-US"/>
        </w:rPr>
        <w:t>) {</w:t>
      </w:r>
    </w:p>
    <w:p w14:paraId="6E2D106A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Ethernet.begin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(mac, </w:t>
      </w:r>
      <w:proofErr w:type="spellStart"/>
      <w:r w:rsidRPr="00347642">
        <w:rPr>
          <w:rFonts w:ascii="Times New Roman" w:hAnsi="Times New Roman" w:cs="Times New Roman"/>
          <w:lang w:val="en-US"/>
        </w:rPr>
        <w:t>ip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, gateway, </w:t>
      </w:r>
      <w:proofErr w:type="spellStart"/>
      <w:r w:rsidRPr="00347642">
        <w:rPr>
          <w:rFonts w:ascii="Times New Roman" w:hAnsi="Times New Roman" w:cs="Times New Roman"/>
          <w:lang w:val="en-US"/>
        </w:rPr>
        <w:t>sunet</w:t>
      </w:r>
      <w:proofErr w:type="spellEnd"/>
      <w:r w:rsidRPr="00347642">
        <w:rPr>
          <w:rFonts w:ascii="Times New Roman" w:hAnsi="Times New Roman" w:cs="Times New Roman"/>
          <w:lang w:val="en-US"/>
        </w:rPr>
        <w:t>);</w:t>
      </w:r>
    </w:p>
    <w:p w14:paraId="51DBA4C6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347642">
        <w:rPr>
          <w:rFonts w:ascii="Times New Roman" w:hAnsi="Times New Roman" w:cs="Times New Roman"/>
          <w:lang w:val="en-US"/>
        </w:rPr>
        <w:t>delay(</w:t>
      </w:r>
      <w:proofErr w:type="gramEnd"/>
      <w:r w:rsidRPr="00347642">
        <w:rPr>
          <w:rFonts w:ascii="Times New Roman" w:hAnsi="Times New Roman" w:cs="Times New Roman"/>
          <w:lang w:val="en-US"/>
        </w:rPr>
        <w:t>1000);</w:t>
      </w:r>
    </w:p>
    <w:p w14:paraId="724D19EA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Serial.begin</w:t>
      </w:r>
      <w:proofErr w:type="spellEnd"/>
      <w:r w:rsidRPr="00347642">
        <w:rPr>
          <w:rFonts w:ascii="Times New Roman" w:hAnsi="Times New Roman" w:cs="Times New Roman"/>
          <w:lang w:val="en-US"/>
        </w:rPr>
        <w:t>(9600);</w:t>
      </w:r>
    </w:p>
    <w:p w14:paraId="12E82BFC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FEC0D54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("---------------------PROJETO NIMBUS---------------------");</w:t>
      </w:r>
    </w:p>
    <w:p w14:paraId="4DC844DA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("Arduino UNO");</w:t>
      </w:r>
    </w:p>
    <w:p w14:paraId="17064A6C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("Ethernet Shield W5100");</w:t>
      </w:r>
    </w:p>
    <w:p w14:paraId="6761C1F0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("</w:t>
      </w:r>
      <w:proofErr w:type="spellStart"/>
      <w:r w:rsidRPr="00347642">
        <w:rPr>
          <w:rFonts w:ascii="Times New Roman" w:hAnsi="Times New Roman" w:cs="Times New Roman"/>
          <w:lang w:val="en-US"/>
        </w:rPr>
        <w:t>Conectando</w:t>
      </w:r>
      <w:proofErr w:type="spellEnd"/>
      <w:r w:rsidRPr="00347642">
        <w:rPr>
          <w:rFonts w:ascii="Times New Roman" w:hAnsi="Times New Roman" w:cs="Times New Roman"/>
          <w:lang w:val="en-US"/>
        </w:rPr>
        <w:t>...");</w:t>
      </w:r>
    </w:p>
    <w:p w14:paraId="2C59F093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</w:p>
    <w:p w14:paraId="116F0FD2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if (</w:t>
      </w:r>
      <w:proofErr w:type="spellStart"/>
      <w:r w:rsidRPr="00347642">
        <w:rPr>
          <w:rFonts w:ascii="Times New Roman" w:hAnsi="Times New Roman" w:cs="Times New Roman"/>
          <w:lang w:val="en-US"/>
        </w:rPr>
        <w:t>Ethernet.linkStatus</w:t>
      </w:r>
      <w:proofErr w:type="spellEnd"/>
      <w:r w:rsidRPr="00347642">
        <w:rPr>
          <w:rFonts w:ascii="Times New Roman" w:hAnsi="Times New Roman" w:cs="Times New Roman"/>
          <w:lang w:val="en-US"/>
        </w:rPr>
        <w:t>() == LinkON) {</w:t>
      </w:r>
    </w:p>
    <w:p w14:paraId="6CBEABA6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908B5">
        <w:rPr>
          <w:rFonts w:ascii="Times New Roman" w:hAnsi="Times New Roman" w:cs="Times New Roman"/>
        </w:rPr>
        <w:t>Serial.println</w:t>
      </w:r>
      <w:proofErr w:type="spellEnd"/>
      <w:r w:rsidRPr="008908B5">
        <w:rPr>
          <w:rFonts w:ascii="Times New Roman" w:hAnsi="Times New Roman" w:cs="Times New Roman"/>
        </w:rPr>
        <w:t>("Conectado com sucesso!");</w:t>
      </w:r>
    </w:p>
    <w:p w14:paraId="69CC00A1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} else {</w:t>
      </w:r>
    </w:p>
    <w:p w14:paraId="52410E1C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</w:t>
      </w:r>
      <w:proofErr w:type="spellStart"/>
      <w:r w:rsidRPr="008908B5">
        <w:rPr>
          <w:rFonts w:ascii="Times New Roman" w:hAnsi="Times New Roman" w:cs="Times New Roman"/>
        </w:rPr>
        <w:t>Serial.println</w:t>
      </w:r>
      <w:proofErr w:type="spellEnd"/>
      <w:r w:rsidRPr="008908B5">
        <w:rPr>
          <w:rFonts w:ascii="Times New Roman" w:hAnsi="Times New Roman" w:cs="Times New Roman"/>
        </w:rPr>
        <w:t>("Falha na conexão Ethernet!");</w:t>
      </w:r>
    </w:p>
    <w:p w14:paraId="24C7180C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8908B5">
        <w:rPr>
          <w:rFonts w:ascii="Times New Roman" w:hAnsi="Times New Roman" w:cs="Times New Roman"/>
        </w:rPr>
        <w:t xml:space="preserve">    </w:t>
      </w:r>
      <w:r w:rsidRPr="00347642">
        <w:rPr>
          <w:rFonts w:ascii="Times New Roman" w:hAnsi="Times New Roman" w:cs="Times New Roman"/>
          <w:lang w:val="en-US"/>
        </w:rPr>
        <w:t>while ();</w:t>
      </w:r>
    </w:p>
    <w:p w14:paraId="04F24FF7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}</w:t>
      </w:r>
    </w:p>
    <w:p w14:paraId="5EF274C5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167692B2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</w:t>
      </w:r>
      <w:proofErr w:type="spellEnd"/>
      <w:r w:rsidRPr="00347642">
        <w:rPr>
          <w:rFonts w:ascii="Times New Roman" w:hAnsi="Times New Roman" w:cs="Times New Roman"/>
          <w:lang w:val="en-US"/>
        </w:rPr>
        <w:t>("MAC address: ");</w:t>
      </w:r>
    </w:p>
    <w:p w14:paraId="5DE66412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</w:t>
      </w:r>
      <w:proofErr w:type="spellStart"/>
      <w:r w:rsidRPr="00347642">
        <w:rPr>
          <w:rFonts w:ascii="Times New Roman" w:hAnsi="Times New Roman" w:cs="Times New Roman"/>
          <w:lang w:val="en-US"/>
        </w:rPr>
        <w:t>Ethernet.MACAddress</w:t>
      </w:r>
      <w:proofErr w:type="spellEnd"/>
      <w:r w:rsidRPr="00347642">
        <w:rPr>
          <w:rFonts w:ascii="Times New Roman" w:hAnsi="Times New Roman" w:cs="Times New Roman"/>
          <w:lang w:val="en-US"/>
        </w:rPr>
        <w:t>());</w:t>
      </w:r>
    </w:p>
    <w:p w14:paraId="6A99E339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</w:t>
      </w:r>
      <w:proofErr w:type="spellEnd"/>
      <w:r w:rsidRPr="00347642">
        <w:rPr>
          <w:rFonts w:ascii="Times New Roman" w:hAnsi="Times New Roman" w:cs="Times New Roman"/>
          <w:lang w:val="en-US"/>
        </w:rPr>
        <w:t>("</w:t>
      </w:r>
      <w:proofErr w:type="spellStart"/>
      <w:r w:rsidRPr="00347642">
        <w:rPr>
          <w:rFonts w:ascii="Times New Roman" w:hAnsi="Times New Roman" w:cs="Times New Roman"/>
          <w:lang w:val="en-US"/>
        </w:rPr>
        <w:t>Conectado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a rede no IP: ");</w:t>
      </w:r>
    </w:p>
    <w:p w14:paraId="2CAEF5FF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</w:t>
      </w:r>
      <w:proofErr w:type="spellStart"/>
      <w:r w:rsidRPr="00347642">
        <w:rPr>
          <w:rFonts w:ascii="Times New Roman" w:hAnsi="Times New Roman" w:cs="Times New Roman"/>
          <w:lang w:val="en-US"/>
        </w:rPr>
        <w:t>Ethernet.localIP</w:t>
      </w:r>
      <w:proofErr w:type="spellEnd"/>
      <w:r w:rsidRPr="00347642">
        <w:rPr>
          <w:rFonts w:ascii="Times New Roman" w:hAnsi="Times New Roman" w:cs="Times New Roman"/>
          <w:lang w:val="en-US"/>
        </w:rPr>
        <w:t>());</w:t>
      </w:r>
    </w:p>
    <w:p w14:paraId="4F200DE1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8908B5">
        <w:rPr>
          <w:rFonts w:ascii="Times New Roman" w:hAnsi="Times New Roman" w:cs="Times New Roman"/>
        </w:rPr>
        <w:t>Serial.print</w:t>
      </w:r>
      <w:proofErr w:type="spellEnd"/>
      <w:r w:rsidRPr="008908B5">
        <w:rPr>
          <w:rFonts w:ascii="Times New Roman" w:hAnsi="Times New Roman" w:cs="Times New Roman"/>
        </w:rPr>
        <w:t xml:space="preserve">("Máscara de </w:t>
      </w:r>
      <w:proofErr w:type="spellStart"/>
      <w:r w:rsidRPr="008908B5">
        <w:rPr>
          <w:rFonts w:ascii="Times New Roman" w:hAnsi="Times New Roman" w:cs="Times New Roman"/>
        </w:rPr>
        <w:t>sub-rede</w:t>
      </w:r>
      <w:proofErr w:type="spellEnd"/>
      <w:r w:rsidRPr="008908B5">
        <w:rPr>
          <w:rFonts w:ascii="Times New Roman" w:hAnsi="Times New Roman" w:cs="Times New Roman"/>
        </w:rPr>
        <w:t>: ");</w:t>
      </w:r>
    </w:p>
    <w:p w14:paraId="1BC14D34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8908B5">
        <w:rPr>
          <w:rFonts w:ascii="Times New Roman" w:hAnsi="Times New Roman" w:cs="Times New Roman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</w:t>
      </w:r>
      <w:proofErr w:type="spellStart"/>
      <w:r w:rsidRPr="00347642">
        <w:rPr>
          <w:rFonts w:ascii="Times New Roman" w:hAnsi="Times New Roman" w:cs="Times New Roman"/>
          <w:lang w:val="en-US"/>
        </w:rPr>
        <w:t>Ethernet.subnetMask</w:t>
      </w:r>
      <w:proofErr w:type="spellEnd"/>
      <w:r w:rsidRPr="00347642">
        <w:rPr>
          <w:rFonts w:ascii="Times New Roman" w:hAnsi="Times New Roman" w:cs="Times New Roman"/>
          <w:lang w:val="en-US"/>
        </w:rPr>
        <w:t>());</w:t>
      </w:r>
    </w:p>
    <w:p w14:paraId="61BB7CE9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</w:t>
      </w:r>
      <w:proofErr w:type="spellEnd"/>
      <w:r w:rsidRPr="00347642">
        <w:rPr>
          <w:rFonts w:ascii="Times New Roman" w:hAnsi="Times New Roman" w:cs="Times New Roman"/>
          <w:lang w:val="en-US"/>
        </w:rPr>
        <w:t>("Gateway: ");</w:t>
      </w:r>
    </w:p>
    <w:p w14:paraId="70B3D93F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</w:t>
      </w:r>
      <w:proofErr w:type="spellStart"/>
      <w:r w:rsidRPr="00347642">
        <w:rPr>
          <w:rFonts w:ascii="Times New Roman" w:hAnsi="Times New Roman" w:cs="Times New Roman"/>
          <w:lang w:val="en-US"/>
        </w:rPr>
        <w:t>Ethernet.gatewayIP</w:t>
      </w:r>
      <w:proofErr w:type="spellEnd"/>
      <w:r w:rsidRPr="00347642">
        <w:rPr>
          <w:rFonts w:ascii="Times New Roman" w:hAnsi="Times New Roman" w:cs="Times New Roman"/>
          <w:lang w:val="en-US"/>
        </w:rPr>
        <w:t>());</w:t>
      </w:r>
    </w:p>
    <w:p w14:paraId="3EA24797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</w:t>
      </w:r>
      <w:proofErr w:type="spellEnd"/>
      <w:r w:rsidRPr="00347642">
        <w:rPr>
          <w:rFonts w:ascii="Times New Roman" w:hAnsi="Times New Roman" w:cs="Times New Roman"/>
          <w:lang w:val="en-US"/>
        </w:rPr>
        <w:t>("DNS: ");</w:t>
      </w:r>
    </w:p>
    <w:p w14:paraId="72A12F83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lastRenderedPageBreak/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</w:t>
      </w:r>
      <w:proofErr w:type="spellStart"/>
      <w:r w:rsidRPr="00347642">
        <w:rPr>
          <w:rFonts w:ascii="Times New Roman" w:hAnsi="Times New Roman" w:cs="Times New Roman"/>
          <w:lang w:val="en-US"/>
        </w:rPr>
        <w:t>Ethernet.dnsServerIP</w:t>
      </w:r>
      <w:proofErr w:type="spellEnd"/>
      <w:r w:rsidRPr="00347642">
        <w:rPr>
          <w:rFonts w:ascii="Times New Roman" w:hAnsi="Times New Roman" w:cs="Times New Roman"/>
          <w:lang w:val="en-US"/>
        </w:rPr>
        <w:t>());</w:t>
      </w:r>
    </w:p>
    <w:p w14:paraId="2CA8B59E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</w:t>
      </w:r>
      <w:proofErr w:type="spellEnd"/>
      <w:r w:rsidRPr="00347642">
        <w:rPr>
          <w:rFonts w:ascii="Times New Roman" w:hAnsi="Times New Roman" w:cs="Times New Roman"/>
          <w:lang w:val="en-US"/>
        </w:rPr>
        <w:t>("Hardware status: ");</w:t>
      </w:r>
    </w:p>
    <w:p w14:paraId="5F4C4025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Serial.println</w:t>
      </w:r>
      <w:proofErr w:type="spellEnd"/>
      <w:r w:rsidRPr="00347642">
        <w:rPr>
          <w:rFonts w:ascii="Times New Roman" w:hAnsi="Times New Roman" w:cs="Times New Roman"/>
          <w:lang w:val="en-US"/>
        </w:rPr>
        <w:t>(</w:t>
      </w:r>
      <w:proofErr w:type="spellStart"/>
      <w:r w:rsidRPr="00347642">
        <w:rPr>
          <w:rFonts w:ascii="Times New Roman" w:hAnsi="Times New Roman" w:cs="Times New Roman"/>
          <w:lang w:val="en-US"/>
        </w:rPr>
        <w:t>Ethernet.hardwareStatus</w:t>
      </w:r>
      <w:proofErr w:type="spellEnd"/>
      <w:r w:rsidRPr="00347642">
        <w:rPr>
          <w:rFonts w:ascii="Times New Roman" w:hAnsi="Times New Roman" w:cs="Times New Roman"/>
          <w:lang w:val="en-US"/>
        </w:rPr>
        <w:t>());</w:t>
      </w:r>
    </w:p>
    <w:p w14:paraId="0B45ABCD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>}</w:t>
      </w:r>
    </w:p>
    <w:p w14:paraId="0ADCA195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4D2F76E4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347642">
        <w:rPr>
          <w:rFonts w:ascii="Times New Roman" w:hAnsi="Times New Roman" w:cs="Times New Roman"/>
          <w:lang w:val="en-US"/>
        </w:rPr>
        <w:t>loop(</w:t>
      </w:r>
      <w:proofErr w:type="gramEnd"/>
      <w:r w:rsidRPr="00347642">
        <w:rPr>
          <w:rFonts w:ascii="Times New Roman" w:hAnsi="Times New Roman" w:cs="Times New Roman"/>
          <w:lang w:val="en-US"/>
        </w:rPr>
        <w:t>) {</w:t>
      </w:r>
    </w:p>
    <w:p w14:paraId="30F0F7A6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347642">
        <w:rPr>
          <w:rFonts w:ascii="Times New Roman" w:hAnsi="Times New Roman" w:cs="Times New Roman"/>
          <w:lang w:val="en-US"/>
        </w:rPr>
        <w:t>EthernetClient</w:t>
      </w:r>
      <w:proofErr w:type="spellEnd"/>
      <w:r w:rsidRPr="00347642">
        <w:rPr>
          <w:rFonts w:ascii="Times New Roman" w:hAnsi="Times New Roman" w:cs="Times New Roman"/>
          <w:lang w:val="en-US"/>
        </w:rPr>
        <w:t xml:space="preserve"> client;</w:t>
      </w:r>
    </w:p>
    <w:p w14:paraId="27596795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</w:t>
      </w:r>
    </w:p>
    <w:p w14:paraId="2BE79586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if (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client.connect</w:t>
      </w:r>
      <w:proofErr w:type="spellEnd"/>
      <w:proofErr w:type="gramEnd"/>
      <w:r w:rsidRPr="00347642">
        <w:rPr>
          <w:rFonts w:ascii="Times New Roman" w:hAnsi="Times New Roman" w:cs="Times New Roman"/>
          <w:lang w:val="en-US"/>
        </w:rPr>
        <w:t>(server, port)) {</w:t>
      </w:r>
    </w:p>
    <w:p w14:paraId="6E5FF9B6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908B5">
        <w:rPr>
          <w:rFonts w:ascii="Times New Roman" w:hAnsi="Times New Roman" w:cs="Times New Roman"/>
        </w:rPr>
        <w:t>Serial.println</w:t>
      </w:r>
      <w:proofErr w:type="spellEnd"/>
      <w:r w:rsidRPr="008908B5">
        <w:rPr>
          <w:rFonts w:ascii="Times New Roman" w:hAnsi="Times New Roman" w:cs="Times New Roman"/>
        </w:rPr>
        <w:t>("Conectado ao servidor");</w:t>
      </w:r>
    </w:p>
    <w:p w14:paraId="72FBB89F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</w:t>
      </w:r>
    </w:p>
    <w:p w14:paraId="3DE68F31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</w:t>
      </w:r>
      <w:proofErr w:type="spellStart"/>
      <w:r w:rsidRPr="008908B5">
        <w:rPr>
          <w:rFonts w:ascii="Times New Roman" w:hAnsi="Times New Roman" w:cs="Times New Roman"/>
        </w:rPr>
        <w:t>String</w:t>
      </w:r>
      <w:proofErr w:type="spellEnd"/>
      <w:r w:rsidRPr="008908B5">
        <w:rPr>
          <w:rFonts w:ascii="Times New Roman" w:hAnsi="Times New Roman" w:cs="Times New Roman"/>
        </w:rPr>
        <w:t xml:space="preserve"> </w:t>
      </w:r>
      <w:proofErr w:type="spellStart"/>
      <w:r w:rsidRPr="008908B5">
        <w:rPr>
          <w:rFonts w:ascii="Times New Roman" w:hAnsi="Times New Roman" w:cs="Times New Roman"/>
        </w:rPr>
        <w:t>postData</w:t>
      </w:r>
      <w:proofErr w:type="spellEnd"/>
      <w:r w:rsidRPr="008908B5">
        <w:rPr>
          <w:rFonts w:ascii="Times New Roman" w:hAnsi="Times New Roman" w:cs="Times New Roman"/>
        </w:rPr>
        <w:t xml:space="preserve"> = "temperatura=" + </w:t>
      </w:r>
      <w:proofErr w:type="spellStart"/>
      <w:r w:rsidRPr="008908B5">
        <w:rPr>
          <w:rFonts w:ascii="Times New Roman" w:hAnsi="Times New Roman" w:cs="Times New Roman"/>
        </w:rPr>
        <w:t>String</w:t>
      </w:r>
      <w:proofErr w:type="spellEnd"/>
      <w:r w:rsidRPr="008908B5">
        <w:rPr>
          <w:rFonts w:ascii="Times New Roman" w:hAnsi="Times New Roman" w:cs="Times New Roman"/>
        </w:rPr>
        <w:t>(temperatura) +</w:t>
      </w:r>
    </w:p>
    <w:p w14:paraId="51102623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                "&amp;</w:t>
      </w:r>
      <w:proofErr w:type="spellStart"/>
      <w:r w:rsidRPr="008908B5">
        <w:rPr>
          <w:rFonts w:ascii="Times New Roman" w:hAnsi="Times New Roman" w:cs="Times New Roman"/>
        </w:rPr>
        <w:t>pressao</w:t>
      </w:r>
      <w:proofErr w:type="spellEnd"/>
      <w:r w:rsidRPr="008908B5">
        <w:rPr>
          <w:rFonts w:ascii="Times New Roman" w:hAnsi="Times New Roman" w:cs="Times New Roman"/>
        </w:rPr>
        <w:t xml:space="preserve">=" + </w:t>
      </w:r>
      <w:proofErr w:type="spellStart"/>
      <w:r w:rsidRPr="008908B5">
        <w:rPr>
          <w:rFonts w:ascii="Times New Roman" w:hAnsi="Times New Roman" w:cs="Times New Roman"/>
        </w:rPr>
        <w:t>String</w:t>
      </w:r>
      <w:proofErr w:type="spellEnd"/>
      <w:r w:rsidRPr="008908B5">
        <w:rPr>
          <w:rFonts w:ascii="Times New Roman" w:hAnsi="Times New Roman" w:cs="Times New Roman"/>
        </w:rPr>
        <w:t>(</w:t>
      </w:r>
      <w:proofErr w:type="spellStart"/>
      <w:r w:rsidRPr="008908B5">
        <w:rPr>
          <w:rFonts w:ascii="Times New Roman" w:hAnsi="Times New Roman" w:cs="Times New Roman"/>
        </w:rPr>
        <w:t>pressao</w:t>
      </w:r>
      <w:proofErr w:type="spellEnd"/>
      <w:r w:rsidRPr="008908B5">
        <w:rPr>
          <w:rFonts w:ascii="Times New Roman" w:hAnsi="Times New Roman" w:cs="Times New Roman"/>
        </w:rPr>
        <w:t>) +</w:t>
      </w:r>
    </w:p>
    <w:p w14:paraId="7393F6A9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                "&amp;umidade=" + </w:t>
      </w:r>
      <w:proofErr w:type="spellStart"/>
      <w:r w:rsidRPr="008908B5">
        <w:rPr>
          <w:rFonts w:ascii="Times New Roman" w:hAnsi="Times New Roman" w:cs="Times New Roman"/>
        </w:rPr>
        <w:t>String</w:t>
      </w:r>
      <w:proofErr w:type="spellEnd"/>
      <w:r w:rsidRPr="008908B5">
        <w:rPr>
          <w:rFonts w:ascii="Times New Roman" w:hAnsi="Times New Roman" w:cs="Times New Roman"/>
        </w:rPr>
        <w:t>(umidade) +</w:t>
      </w:r>
    </w:p>
    <w:p w14:paraId="0E6AAB75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                "&amp;</w:t>
      </w:r>
      <w:proofErr w:type="spellStart"/>
      <w:r w:rsidRPr="008908B5">
        <w:rPr>
          <w:rFonts w:ascii="Times New Roman" w:hAnsi="Times New Roman" w:cs="Times New Roman"/>
        </w:rPr>
        <w:t>luzUV</w:t>
      </w:r>
      <w:proofErr w:type="spellEnd"/>
      <w:r w:rsidRPr="008908B5">
        <w:rPr>
          <w:rFonts w:ascii="Times New Roman" w:hAnsi="Times New Roman" w:cs="Times New Roman"/>
        </w:rPr>
        <w:t xml:space="preserve">=" + </w:t>
      </w:r>
      <w:proofErr w:type="spellStart"/>
      <w:r w:rsidRPr="008908B5">
        <w:rPr>
          <w:rFonts w:ascii="Times New Roman" w:hAnsi="Times New Roman" w:cs="Times New Roman"/>
        </w:rPr>
        <w:t>String</w:t>
      </w:r>
      <w:proofErr w:type="spellEnd"/>
      <w:r w:rsidRPr="008908B5">
        <w:rPr>
          <w:rFonts w:ascii="Times New Roman" w:hAnsi="Times New Roman" w:cs="Times New Roman"/>
        </w:rPr>
        <w:t>(</w:t>
      </w:r>
      <w:proofErr w:type="spellStart"/>
      <w:r w:rsidRPr="008908B5">
        <w:rPr>
          <w:rFonts w:ascii="Times New Roman" w:hAnsi="Times New Roman" w:cs="Times New Roman"/>
        </w:rPr>
        <w:t>luzUV</w:t>
      </w:r>
      <w:proofErr w:type="spellEnd"/>
      <w:r w:rsidRPr="008908B5">
        <w:rPr>
          <w:rFonts w:ascii="Times New Roman" w:hAnsi="Times New Roman" w:cs="Times New Roman"/>
        </w:rPr>
        <w:t>) +</w:t>
      </w:r>
    </w:p>
    <w:p w14:paraId="2D4056EF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                "&amp;</w:t>
      </w:r>
      <w:proofErr w:type="spellStart"/>
      <w:r w:rsidRPr="008908B5">
        <w:rPr>
          <w:rFonts w:ascii="Times New Roman" w:hAnsi="Times New Roman" w:cs="Times New Roman"/>
        </w:rPr>
        <w:t>luzNormal</w:t>
      </w:r>
      <w:proofErr w:type="spellEnd"/>
      <w:r w:rsidRPr="008908B5">
        <w:rPr>
          <w:rFonts w:ascii="Times New Roman" w:hAnsi="Times New Roman" w:cs="Times New Roman"/>
        </w:rPr>
        <w:t xml:space="preserve">=" + </w:t>
      </w:r>
      <w:proofErr w:type="spellStart"/>
      <w:r w:rsidRPr="008908B5">
        <w:rPr>
          <w:rFonts w:ascii="Times New Roman" w:hAnsi="Times New Roman" w:cs="Times New Roman"/>
        </w:rPr>
        <w:t>String</w:t>
      </w:r>
      <w:proofErr w:type="spellEnd"/>
      <w:r w:rsidRPr="008908B5">
        <w:rPr>
          <w:rFonts w:ascii="Times New Roman" w:hAnsi="Times New Roman" w:cs="Times New Roman"/>
        </w:rPr>
        <w:t>(</w:t>
      </w:r>
      <w:proofErr w:type="spellStart"/>
      <w:r w:rsidRPr="008908B5">
        <w:rPr>
          <w:rFonts w:ascii="Times New Roman" w:hAnsi="Times New Roman" w:cs="Times New Roman"/>
        </w:rPr>
        <w:t>luzNormal</w:t>
      </w:r>
      <w:proofErr w:type="spellEnd"/>
      <w:r w:rsidRPr="008908B5">
        <w:rPr>
          <w:rFonts w:ascii="Times New Roman" w:hAnsi="Times New Roman" w:cs="Times New Roman"/>
        </w:rPr>
        <w:t>) +</w:t>
      </w:r>
    </w:p>
    <w:p w14:paraId="1853E7D7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                "&amp;</w:t>
      </w:r>
      <w:proofErr w:type="spellStart"/>
      <w:r w:rsidRPr="008908B5">
        <w:rPr>
          <w:rFonts w:ascii="Times New Roman" w:hAnsi="Times New Roman" w:cs="Times New Roman"/>
        </w:rPr>
        <w:t>luzInfravermelha</w:t>
      </w:r>
      <w:proofErr w:type="spellEnd"/>
      <w:r w:rsidRPr="008908B5">
        <w:rPr>
          <w:rFonts w:ascii="Times New Roman" w:hAnsi="Times New Roman" w:cs="Times New Roman"/>
        </w:rPr>
        <w:t xml:space="preserve">=" + </w:t>
      </w:r>
      <w:proofErr w:type="spellStart"/>
      <w:r w:rsidRPr="008908B5">
        <w:rPr>
          <w:rFonts w:ascii="Times New Roman" w:hAnsi="Times New Roman" w:cs="Times New Roman"/>
        </w:rPr>
        <w:t>String</w:t>
      </w:r>
      <w:proofErr w:type="spellEnd"/>
      <w:r w:rsidRPr="008908B5">
        <w:rPr>
          <w:rFonts w:ascii="Times New Roman" w:hAnsi="Times New Roman" w:cs="Times New Roman"/>
        </w:rPr>
        <w:t>(</w:t>
      </w:r>
      <w:proofErr w:type="spellStart"/>
      <w:r w:rsidRPr="008908B5">
        <w:rPr>
          <w:rFonts w:ascii="Times New Roman" w:hAnsi="Times New Roman" w:cs="Times New Roman"/>
        </w:rPr>
        <w:t>luzInfravermelha</w:t>
      </w:r>
      <w:proofErr w:type="spellEnd"/>
      <w:r w:rsidRPr="008908B5">
        <w:rPr>
          <w:rFonts w:ascii="Times New Roman" w:hAnsi="Times New Roman" w:cs="Times New Roman"/>
        </w:rPr>
        <w:t>) +</w:t>
      </w:r>
    </w:p>
    <w:p w14:paraId="65F1F4DA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                "&amp;</w:t>
      </w:r>
      <w:proofErr w:type="spellStart"/>
      <w:r w:rsidRPr="008908B5">
        <w:rPr>
          <w:rFonts w:ascii="Times New Roman" w:hAnsi="Times New Roman" w:cs="Times New Roman"/>
        </w:rPr>
        <w:t>velocidadeVento</w:t>
      </w:r>
      <w:proofErr w:type="spellEnd"/>
      <w:r w:rsidRPr="008908B5">
        <w:rPr>
          <w:rFonts w:ascii="Times New Roman" w:hAnsi="Times New Roman" w:cs="Times New Roman"/>
        </w:rPr>
        <w:t xml:space="preserve">=" + </w:t>
      </w:r>
      <w:proofErr w:type="spellStart"/>
      <w:r w:rsidRPr="008908B5">
        <w:rPr>
          <w:rFonts w:ascii="Times New Roman" w:hAnsi="Times New Roman" w:cs="Times New Roman"/>
        </w:rPr>
        <w:t>String</w:t>
      </w:r>
      <w:proofErr w:type="spellEnd"/>
      <w:r w:rsidRPr="008908B5">
        <w:rPr>
          <w:rFonts w:ascii="Times New Roman" w:hAnsi="Times New Roman" w:cs="Times New Roman"/>
        </w:rPr>
        <w:t>(</w:t>
      </w:r>
      <w:proofErr w:type="spellStart"/>
      <w:r w:rsidRPr="008908B5">
        <w:rPr>
          <w:rFonts w:ascii="Times New Roman" w:hAnsi="Times New Roman" w:cs="Times New Roman"/>
        </w:rPr>
        <w:t>velocidadeVento</w:t>
      </w:r>
      <w:proofErr w:type="spellEnd"/>
      <w:r w:rsidRPr="008908B5">
        <w:rPr>
          <w:rFonts w:ascii="Times New Roman" w:hAnsi="Times New Roman" w:cs="Times New Roman"/>
        </w:rPr>
        <w:t>) +</w:t>
      </w:r>
    </w:p>
    <w:p w14:paraId="0E4B2F8E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                "&amp;</w:t>
      </w:r>
      <w:proofErr w:type="spellStart"/>
      <w:r w:rsidRPr="008908B5">
        <w:rPr>
          <w:rFonts w:ascii="Times New Roman" w:hAnsi="Times New Roman" w:cs="Times New Roman"/>
        </w:rPr>
        <w:t>nivelPrecipitacao</w:t>
      </w:r>
      <w:proofErr w:type="spellEnd"/>
      <w:r w:rsidRPr="008908B5">
        <w:rPr>
          <w:rFonts w:ascii="Times New Roman" w:hAnsi="Times New Roman" w:cs="Times New Roman"/>
        </w:rPr>
        <w:t xml:space="preserve">=" + </w:t>
      </w:r>
      <w:proofErr w:type="spellStart"/>
      <w:r w:rsidRPr="008908B5">
        <w:rPr>
          <w:rFonts w:ascii="Times New Roman" w:hAnsi="Times New Roman" w:cs="Times New Roman"/>
        </w:rPr>
        <w:t>String</w:t>
      </w:r>
      <w:proofErr w:type="spellEnd"/>
      <w:r w:rsidRPr="008908B5">
        <w:rPr>
          <w:rFonts w:ascii="Times New Roman" w:hAnsi="Times New Roman" w:cs="Times New Roman"/>
        </w:rPr>
        <w:t>(</w:t>
      </w:r>
      <w:proofErr w:type="spellStart"/>
      <w:r w:rsidRPr="008908B5">
        <w:rPr>
          <w:rFonts w:ascii="Times New Roman" w:hAnsi="Times New Roman" w:cs="Times New Roman"/>
        </w:rPr>
        <w:t>nivelPrecipitacao</w:t>
      </w:r>
      <w:proofErr w:type="spellEnd"/>
      <w:r w:rsidRPr="008908B5">
        <w:rPr>
          <w:rFonts w:ascii="Times New Roman" w:hAnsi="Times New Roman" w:cs="Times New Roman"/>
        </w:rPr>
        <w:t>);</w:t>
      </w:r>
    </w:p>
    <w:p w14:paraId="756C24B0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</w:p>
    <w:p w14:paraId="50C8666D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8908B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347642">
        <w:rPr>
          <w:rFonts w:ascii="Times New Roman" w:hAnsi="Times New Roman" w:cs="Times New Roman"/>
          <w:lang w:val="en-US"/>
        </w:rPr>
        <w:t>("POST " + String(path) + " HTTP/1.1");</w:t>
      </w:r>
    </w:p>
    <w:p w14:paraId="330E526B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347642">
        <w:rPr>
          <w:rFonts w:ascii="Times New Roman" w:hAnsi="Times New Roman" w:cs="Times New Roman"/>
          <w:lang w:val="en-US"/>
        </w:rPr>
        <w:t>("Host: " + String(server));</w:t>
      </w:r>
    </w:p>
    <w:p w14:paraId="477C9F26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347642">
        <w:rPr>
          <w:rFonts w:ascii="Times New Roman" w:hAnsi="Times New Roman" w:cs="Times New Roman"/>
          <w:lang w:val="en-US"/>
        </w:rPr>
        <w:t>("Content-Type: application/x-www-form-</w:t>
      </w:r>
      <w:proofErr w:type="spellStart"/>
      <w:r w:rsidRPr="00347642">
        <w:rPr>
          <w:rFonts w:ascii="Times New Roman" w:hAnsi="Times New Roman" w:cs="Times New Roman"/>
          <w:lang w:val="en-US"/>
        </w:rPr>
        <w:t>urlencoded</w:t>
      </w:r>
      <w:proofErr w:type="spellEnd"/>
      <w:r w:rsidRPr="00347642">
        <w:rPr>
          <w:rFonts w:ascii="Times New Roman" w:hAnsi="Times New Roman" w:cs="Times New Roman"/>
          <w:lang w:val="en-US"/>
        </w:rPr>
        <w:t>");</w:t>
      </w:r>
    </w:p>
    <w:p w14:paraId="12F24B33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347642">
        <w:rPr>
          <w:rFonts w:ascii="Times New Roman" w:hAnsi="Times New Roman" w:cs="Times New Roman"/>
          <w:lang w:val="en-US"/>
        </w:rPr>
        <w:t>("Content-Length: " + String(</w:t>
      </w:r>
      <w:proofErr w:type="spellStart"/>
      <w:r w:rsidRPr="00347642">
        <w:rPr>
          <w:rFonts w:ascii="Times New Roman" w:hAnsi="Times New Roman" w:cs="Times New Roman"/>
          <w:lang w:val="en-US"/>
        </w:rPr>
        <w:t>postData.length</w:t>
      </w:r>
      <w:proofErr w:type="spellEnd"/>
      <w:r w:rsidRPr="00347642">
        <w:rPr>
          <w:rFonts w:ascii="Times New Roman" w:hAnsi="Times New Roman" w:cs="Times New Roman"/>
          <w:lang w:val="en-US"/>
        </w:rPr>
        <w:t>()));</w:t>
      </w:r>
    </w:p>
    <w:p w14:paraId="743BA78F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347642">
        <w:rPr>
          <w:rFonts w:ascii="Times New Roman" w:hAnsi="Times New Roman" w:cs="Times New Roman"/>
          <w:lang w:val="en-US"/>
        </w:rPr>
        <w:t>();</w:t>
      </w:r>
    </w:p>
    <w:p w14:paraId="2F981675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347642">
        <w:rPr>
          <w:rFonts w:ascii="Times New Roman" w:hAnsi="Times New Roman" w:cs="Times New Roman"/>
          <w:lang w:val="en-US"/>
        </w:rPr>
        <w:t>(</w:t>
      </w:r>
      <w:proofErr w:type="spellStart"/>
      <w:r w:rsidRPr="00347642">
        <w:rPr>
          <w:rFonts w:ascii="Times New Roman" w:hAnsi="Times New Roman" w:cs="Times New Roman"/>
          <w:lang w:val="en-US"/>
        </w:rPr>
        <w:t>postData</w:t>
      </w:r>
      <w:proofErr w:type="spellEnd"/>
      <w:r w:rsidRPr="00347642">
        <w:rPr>
          <w:rFonts w:ascii="Times New Roman" w:hAnsi="Times New Roman" w:cs="Times New Roman"/>
          <w:lang w:val="en-US"/>
        </w:rPr>
        <w:t>);</w:t>
      </w:r>
    </w:p>
    <w:p w14:paraId="78A24391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</w:p>
    <w:p w14:paraId="0407134E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347642">
        <w:rPr>
          <w:rFonts w:ascii="Times New Roman" w:hAnsi="Times New Roman" w:cs="Times New Roman"/>
          <w:lang w:val="en-US"/>
        </w:rPr>
        <w:t>delay(</w:t>
      </w:r>
      <w:proofErr w:type="gramEnd"/>
      <w:r w:rsidRPr="00347642">
        <w:rPr>
          <w:rFonts w:ascii="Times New Roman" w:hAnsi="Times New Roman" w:cs="Times New Roman"/>
          <w:lang w:val="en-US"/>
        </w:rPr>
        <w:t>500);</w:t>
      </w:r>
    </w:p>
    <w:p w14:paraId="1E7C541B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</w:p>
    <w:p w14:paraId="22B34F33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while (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client.available</w:t>
      </w:r>
      <w:proofErr w:type="spellEnd"/>
      <w:proofErr w:type="gramEnd"/>
      <w:r w:rsidRPr="00347642">
        <w:rPr>
          <w:rFonts w:ascii="Times New Roman" w:hAnsi="Times New Roman" w:cs="Times New Roman"/>
          <w:lang w:val="en-US"/>
        </w:rPr>
        <w:t>()) {</w:t>
      </w:r>
    </w:p>
    <w:p w14:paraId="53F224A1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  char c = </w:t>
      </w:r>
      <w:proofErr w:type="spellStart"/>
      <w:proofErr w:type="gramStart"/>
      <w:r w:rsidRPr="00347642">
        <w:rPr>
          <w:rFonts w:ascii="Times New Roman" w:hAnsi="Times New Roman" w:cs="Times New Roman"/>
          <w:lang w:val="en-US"/>
        </w:rPr>
        <w:t>client.read</w:t>
      </w:r>
      <w:proofErr w:type="spellEnd"/>
      <w:proofErr w:type="gramEnd"/>
      <w:r w:rsidRPr="00347642">
        <w:rPr>
          <w:rFonts w:ascii="Times New Roman" w:hAnsi="Times New Roman" w:cs="Times New Roman"/>
          <w:lang w:val="en-US"/>
        </w:rPr>
        <w:t>();</w:t>
      </w:r>
    </w:p>
    <w:p w14:paraId="0B740ACF" w14:textId="77777777" w:rsidR="001432D7" w:rsidRPr="00347642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347642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347642">
        <w:rPr>
          <w:rFonts w:ascii="Times New Roman" w:hAnsi="Times New Roman" w:cs="Times New Roman"/>
          <w:lang w:val="en-US"/>
        </w:rPr>
        <w:t>Serial.write</w:t>
      </w:r>
      <w:proofErr w:type="spellEnd"/>
      <w:r w:rsidRPr="00347642">
        <w:rPr>
          <w:rFonts w:ascii="Times New Roman" w:hAnsi="Times New Roman" w:cs="Times New Roman"/>
          <w:lang w:val="en-US"/>
        </w:rPr>
        <w:t>(c);</w:t>
      </w:r>
    </w:p>
    <w:p w14:paraId="7DCF6443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347642">
        <w:rPr>
          <w:rFonts w:ascii="Times New Roman" w:hAnsi="Times New Roman" w:cs="Times New Roman"/>
          <w:lang w:val="en-US"/>
        </w:rPr>
        <w:t xml:space="preserve">    </w:t>
      </w:r>
      <w:r w:rsidRPr="008908B5">
        <w:rPr>
          <w:rFonts w:ascii="Times New Roman" w:hAnsi="Times New Roman" w:cs="Times New Roman"/>
        </w:rPr>
        <w:t>}</w:t>
      </w:r>
    </w:p>
    <w:p w14:paraId="18465FF8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</w:t>
      </w:r>
    </w:p>
    <w:p w14:paraId="5EDC69DC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</w:t>
      </w:r>
      <w:proofErr w:type="spellStart"/>
      <w:r w:rsidRPr="008908B5">
        <w:rPr>
          <w:rFonts w:ascii="Times New Roman" w:hAnsi="Times New Roman" w:cs="Times New Roman"/>
        </w:rPr>
        <w:t>Serial.println</w:t>
      </w:r>
      <w:proofErr w:type="spellEnd"/>
      <w:r w:rsidRPr="008908B5">
        <w:rPr>
          <w:rFonts w:ascii="Times New Roman" w:hAnsi="Times New Roman" w:cs="Times New Roman"/>
        </w:rPr>
        <w:t>("\</w:t>
      </w:r>
      <w:proofErr w:type="spellStart"/>
      <w:r w:rsidRPr="008908B5">
        <w:rPr>
          <w:rFonts w:ascii="Times New Roman" w:hAnsi="Times New Roman" w:cs="Times New Roman"/>
        </w:rPr>
        <w:t>nDados</w:t>
      </w:r>
      <w:proofErr w:type="spellEnd"/>
      <w:r w:rsidRPr="008908B5">
        <w:rPr>
          <w:rFonts w:ascii="Times New Roman" w:hAnsi="Times New Roman" w:cs="Times New Roman"/>
        </w:rPr>
        <w:t xml:space="preserve"> enviados com sucesso!");</w:t>
      </w:r>
    </w:p>
    <w:p w14:paraId="48D602AD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} else {</w:t>
      </w:r>
    </w:p>
    <w:p w14:paraId="553173F3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</w:t>
      </w:r>
      <w:proofErr w:type="spellStart"/>
      <w:r w:rsidRPr="008908B5">
        <w:rPr>
          <w:rFonts w:ascii="Times New Roman" w:hAnsi="Times New Roman" w:cs="Times New Roman"/>
        </w:rPr>
        <w:t>Serial.println</w:t>
      </w:r>
      <w:proofErr w:type="spellEnd"/>
      <w:r w:rsidRPr="008908B5">
        <w:rPr>
          <w:rFonts w:ascii="Times New Roman" w:hAnsi="Times New Roman" w:cs="Times New Roman"/>
        </w:rPr>
        <w:t>("Falha ao se conectar ao servidor");</w:t>
      </w:r>
    </w:p>
    <w:p w14:paraId="653A0798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}</w:t>
      </w:r>
    </w:p>
    <w:p w14:paraId="7E4235A5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>}</w:t>
      </w:r>
    </w:p>
    <w:p w14:paraId="4D10FC91" w14:textId="77777777" w:rsidR="001432D7" w:rsidRPr="00EE5B17" w:rsidRDefault="001432D7" w:rsidP="001432D7">
      <w:pPr>
        <w:ind w:left="0" w:firstLine="0"/>
      </w:pPr>
    </w:p>
    <w:p w14:paraId="6A7779EB" w14:textId="2A6EA997" w:rsidR="001432D7" w:rsidRDefault="001432D7" w:rsidP="001432D7">
      <w:pPr>
        <w:pStyle w:val="Ttulo1"/>
        <w:keepLines w:val="0"/>
        <w:pageBreakBefore/>
        <w:numPr>
          <w:ilvl w:val="0"/>
          <w:numId w:val="0"/>
        </w:numPr>
        <w:spacing w:before="240" w:after="240" w:line="240" w:lineRule="auto"/>
        <w:ind w:right="0"/>
        <w:jc w:val="left"/>
      </w:pPr>
      <w:bookmarkStart w:id="73" w:name="_Toc143388832"/>
      <w:r w:rsidRPr="00EE5B17">
        <w:lastRenderedPageBreak/>
        <w:t>APÊNDICE 0</w:t>
      </w:r>
      <w:r>
        <w:t>2</w:t>
      </w:r>
      <w:r w:rsidRPr="00EE5B17">
        <w:t xml:space="preserve"> – CÓDIGO FONTE ML8511</w:t>
      </w:r>
      <w:bookmarkEnd w:id="73"/>
    </w:p>
    <w:p w14:paraId="048D16B3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proofErr w:type="spellStart"/>
      <w:r w:rsidRPr="008908B5">
        <w:rPr>
          <w:rFonts w:ascii="Times New Roman" w:hAnsi="Times New Roman" w:cs="Times New Roman"/>
        </w:rPr>
        <w:t>class</w:t>
      </w:r>
      <w:proofErr w:type="spellEnd"/>
      <w:r w:rsidRPr="008908B5">
        <w:rPr>
          <w:rFonts w:ascii="Times New Roman" w:hAnsi="Times New Roman" w:cs="Times New Roman"/>
        </w:rPr>
        <w:t xml:space="preserve"> Ml8511 {</w:t>
      </w:r>
    </w:p>
    <w:p w14:paraId="33AC7AD7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8908B5">
        <w:rPr>
          <w:rFonts w:ascii="Times New Roman" w:hAnsi="Times New Roman" w:cs="Times New Roman"/>
        </w:rPr>
        <w:t xml:space="preserve">  </w:t>
      </w:r>
      <w:r w:rsidRPr="00A01A5D">
        <w:rPr>
          <w:rFonts w:ascii="Times New Roman" w:hAnsi="Times New Roman" w:cs="Times New Roman"/>
          <w:lang w:val="en-US"/>
        </w:rPr>
        <w:t>public:</w:t>
      </w:r>
    </w:p>
    <w:p w14:paraId="7AF14B37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A01A5D">
        <w:rPr>
          <w:rFonts w:ascii="Times New Roman" w:hAnsi="Times New Roman" w:cs="Times New Roman"/>
          <w:lang w:val="en-US"/>
        </w:rPr>
        <w:t>uvInt</w:t>
      </w:r>
      <w:proofErr w:type="spellEnd"/>
    </w:p>
    <w:p w14:paraId="15DF7744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getUV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lang w:val="en-US"/>
        </w:rPr>
        <w:t>) {</w:t>
      </w:r>
    </w:p>
    <w:p w14:paraId="38EF2FF7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int </w:t>
      </w:r>
      <w:proofErr w:type="spellStart"/>
      <w:r w:rsidRPr="00A01A5D">
        <w:rPr>
          <w:rFonts w:ascii="Times New Roman" w:hAnsi="Times New Roman" w:cs="Times New Roman"/>
          <w:lang w:val="en-US"/>
        </w:rPr>
        <w:t>uv_Level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A01A5D">
        <w:rPr>
          <w:rFonts w:ascii="Times New Roman" w:hAnsi="Times New Roman" w:cs="Times New Roman"/>
          <w:lang w:val="en-US"/>
        </w:rPr>
        <w:t>analogRead_</w:t>
      </w:r>
      <w:proofErr w:type="gramStart"/>
      <w:r w:rsidRPr="00A01A5D">
        <w:rPr>
          <w:rFonts w:ascii="Times New Roman" w:hAnsi="Times New Roman" w:cs="Times New Roman"/>
          <w:lang w:val="en-US"/>
        </w:rPr>
        <w:t>average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lang w:val="en-US"/>
        </w:rPr>
        <w:t>UV_OUT);</w:t>
      </w:r>
    </w:p>
    <w:p w14:paraId="4B0FDC6A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int </w:t>
      </w:r>
      <w:proofErr w:type="spellStart"/>
      <w:r w:rsidRPr="00A01A5D">
        <w:rPr>
          <w:rFonts w:ascii="Times New Roman" w:hAnsi="Times New Roman" w:cs="Times New Roman"/>
          <w:lang w:val="en-US"/>
        </w:rPr>
        <w:t>ref_Level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A01A5D">
        <w:rPr>
          <w:rFonts w:ascii="Times New Roman" w:hAnsi="Times New Roman" w:cs="Times New Roman"/>
          <w:lang w:val="en-US"/>
        </w:rPr>
        <w:t>analogRead_</w:t>
      </w:r>
      <w:proofErr w:type="gramStart"/>
      <w:r w:rsidRPr="00A01A5D">
        <w:rPr>
          <w:rFonts w:ascii="Times New Roman" w:hAnsi="Times New Roman" w:cs="Times New Roman"/>
          <w:lang w:val="en-US"/>
        </w:rPr>
        <w:t>average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lang w:val="en-US"/>
        </w:rPr>
        <w:t>REF_3V3);</w:t>
      </w:r>
    </w:p>
    <w:p w14:paraId="3A87A580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0E4F4EC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float </w:t>
      </w:r>
      <w:proofErr w:type="spellStart"/>
      <w:r w:rsidRPr="00A01A5D">
        <w:rPr>
          <w:rFonts w:ascii="Times New Roman" w:hAnsi="Times New Roman" w:cs="Times New Roman"/>
          <w:lang w:val="en-US"/>
        </w:rPr>
        <w:t>output_Voltage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3.3 / </w:t>
      </w:r>
      <w:proofErr w:type="spellStart"/>
      <w:r w:rsidRPr="00A01A5D">
        <w:rPr>
          <w:rFonts w:ascii="Times New Roman" w:hAnsi="Times New Roman" w:cs="Times New Roman"/>
          <w:lang w:val="en-US"/>
        </w:rPr>
        <w:t>ref_Level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A01A5D">
        <w:rPr>
          <w:rFonts w:ascii="Times New Roman" w:hAnsi="Times New Roman" w:cs="Times New Roman"/>
          <w:lang w:val="en-US"/>
        </w:rPr>
        <w:t>uv_Level</w:t>
      </w:r>
      <w:proofErr w:type="spellEnd"/>
      <w:r w:rsidRPr="00A01A5D">
        <w:rPr>
          <w:rFonts w:ascii="Times New Roman" w:hAnsi="Times New Roman" w:cs="Times New Roman"/>
          <w:lang w:val="en-US"/>
        </w:rPr>
        <w:t>;</w:t>
      </w:r>
    </w:p>
    <w:p w14:paraId="6A94B7E8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float </w:t>
      </w:r>
      <w:proofErr w:type="spellStart"/>
      <w:r w:rsidRPr="00A01A5D">
        <w:rPr>
          <w:rFonts w:ascii="Times New Roman" w:hAnsi="Times New Roman" w:cs="Times New Roman"/>
          <w:lang w:val="en-US"/>
        </w:rPr>
        <w:t>uvIntensity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mapfloat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A01A5D">
        <w:rPr>
          <w:rFonts w:ascii="Times New Roman" w:hAnsi="Times New Roman" w:cs="Times New Roman"/>
          <w:lang w:val="en-US"/>
        </w:rPr>
        <w:t>output_Voltage</w:t>
      </w:r>
      <w:proofErr w:type="spellEnd"/>
      <w:r w:rsidRPr="00A01A5D">
        <w:rPr>
          <w:rFonts w:ascii="Times New Roman" w:hAnsi="Times New Roman" w:cs="Times New Roman"/>
          <w:lang w:val="en-US"/>
        </w:rPr>
        <w:t>, 0.99, 2.8, 0.0, 15.0);</w:t>
      </w:r>
    </w:p>
    <w:p w14:paraId="666025A2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1190A1CE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A01A5D">
        <w:rPr>
          <w:rFonts w:ascii="Times New Roman" w:hAnsi="Times New Roman" w:cs="Times New Roman"/>
          <w:lang w:val="en-US"/>
        </w:rPr>
        <w:t>uvInt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A01A5D">
        <w:rPr>
          <w:rFonts w:ascii="Times New Roman" w:hAnsi="Times New Roman" w:cs="Times New Roman"/>
          <w:lang w:val="en-US"/>
        </w:rPr>
        <w:t>uvIntensity</w:t>
      </w:r>
      <w:proofErr w:type="spellEnd"/>
      <w:r w:rsidRPr="00A01A5D">
        <w:rPr>
          <w:rFonts w:ascii="Times New Roman" w:hAnsi="Times New Roman" w:cs="Times New Roman"/>
          <w:lang w:val="en-US"/>
        </w:rPr>
        <w:t>;</w:t>
      </w:r>
    </w:p>
    <w:p w14:paraId="749C092A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21188C57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A01A5D">
        <w:rPr>
          <w:rFonts w:ascii="Times New Roman" w:hAnsi="Times New Roman" w:cs="Times New Roman"/>
          <w:lang w:val="en-US"/>
        </w:rPr>
        <w:t>delay(</w:t>
      </w:r>
      <w:proofErr w:type="gramEnd"/>
      <w:r w:rsidRPr="00A01A5D">
        <w:rPr>
          <w:rFonts w:ascii="Times New Roman" w:hAnsi="Times New Roman" w:cs="Times New Roman"/>
          <w:lang w:val="en-US"/>
        </w:rPr>
        <w:t>500);</w:t>
      </w:r>
    </w:p>
    <w:p w14:paraId="45CCB7A7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}</w:t>
      </w:r>
    </w:p>
    <w:p w14:paraId="59AE5789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private:</w:t>
      </w:r>
    </w:p>
    <w:p w14:paraId="106102C2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int UV_OUT = A0;</w:t>
      </w:r>
    </w:p>
    <w:p w14:paraId="74B373BC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int REF_3V3 = A1;</w:t>
      </w:r>
    </w:p>
    <w:p w14:paraId="236BFA65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071BB5A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A01A5D">
        <w:rPr>
          <w:rFonts w:ascii="Times New Roman" w:hAnsi="Times New Roman" w:cs="Times New Roman"/>
          <w:lang w:val="en-US"/>
        </w:rPr>
        <w:t>analogRead_</w:t>
      </w:r>
      <w:proofErr w:type="gramStart"/>
      <w:r w:rsidRPr="00A01A5D">
        <w:rPr>
          <w:rFonts w:ascii="Times New Roman" w:hAnsi="Times New Roman" w:cs="Times New Roman"/>
          <w:lang w:val="en-US"/>
        </w:rPr>
        <w:t>average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A01A5D">
        <w:rPr>
          <w:rFonts w:ascii="Times New Roman" w:hAnsi="Times New Roman" w:cs="Times New Roman"/>
          <w:lang w:val="en-US"/>
        </w:rPr>
        <w:t>pinToRead</w:t>
      </w:r>
      <w:proofErr w:type="spellEnd"/>
      <w:r w:rsidRPr="00A01A5D">
        <w:rPr>
          <w:rFonts w:ascii="Times New Roman" w:hAnsi="Times New Roman" w:cs="Times New Roman"/>
          <w:lang w:val="en-US"/>
        </w:rPr>
        <w:t>) {</w:t>
      </w:r>
    </w:p>
    <w:p w14:paraId="262D2A30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int </w:t>
      </w:r>
      <w:proofErr w:type="spellStart"/>
      <w:r w:rsidRPr="00A01A5D">
        <w:rPr>
          <w:rFonts w:ascii="Times New Roman" w:hAnsi="Times New Roman" w:cs="Times New Roman"/>
          <w:lang w:val="en-US"/>
        </w:rPr>
        <w:t>NumberOfSamples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8;</w:t>
      </w:r>
    </w:p>
    <w:p w14:paraId="2DB839A6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int </w:t>
      </w:r>
      <w:proofErr w:type="spellStart"/>
      <w:r w:rsidRPr="00A01A5D">
        <w:rPr>
          <w:rFonts w:ascii="Times New Roman" w:hAnsi="Times New Roman" w:cs="Times New Roman"/>
          <w:lang w:val="en-US"/>
        </w:rPr>
        <w:t>runningValue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0; </w:t>
      </w:r>
    </w:p>
    <w:p w14:paraId="0F885BDA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7D388169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A01A5D">
        <w:rPr>
          <w:rFonts w:ascii="Times New Roman" w:hAnsi="Times New Roman" w:cs="Times New Roman"/>
          <w:lang w:val="en-US"/>
        </w:rPr>
        <w:t>for(</w:t>
      </w:r>
      <w:proofErr w:type="gramEnd"/>
      <w:r w:rsidRPr="00A01A5D">
        <w:rPr>
          <w:rFonts w:ascii="Times New Roman" w:hAnsi="Times New Roman" w:cs="Times New Roman"/>
          <w:lang w:val="en-US"/>
        </w:rPr>
        <w:t xml:space="preserve">int x = 0; x &lt; </w:t>
      </w:r>
      <w:proofErr w:type="spellStart"/>
      <w:r w:rsidRPr="00A01A5D">
        <w:rPr>
          <w:rFonts w:ascii="Times New Roman" w:hAnsi="Times New Roman" w:cs="Times New Roman"/>
          <w:lang w:val="en-US"/>
        </w:rPr>
        <w:t>NumberOfSamples</w:t>
      </w:r>
      <w:proofErr w:type="spellEnd"/>
      <w:r w:rsidRPr="00A01A5D">
        <w:rPr>
          <w:rFonts w:ascii="Times New Roman" w:hAnsi="Times New Roman" w:cs="Times New Roman"/>
          <w:lang w:val="en-US"/>
        </w:rPr>
        <w:t>; x++)</w:t>
      </w:r>
    </w:p>
    <w:p w14:paraId="7BC99F13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01A5D">
        <w:rPr>
          <w:rFonts w:ascii="Times New Roman" w:hAnsi="Times New Roman" w:cs="Times New Roman"/>
          <w:lang w:val="en-US"/>
        </w:rPr>
        <w:t>runningValue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+= </w:t>
      </w:r>
      <w:proofErr w:type="spellStart"/>
      <w:r w:rsidRPr="00A01A5D">
        <w:rPr>
          <w:rFonts w:ascii="Times New Roman" w:hAnsi="Times New Roman" w:cs="Times New Roman"/>
          <w:lang w:val="en-US"/>
        </w:rPr>
        <w:t>analogRead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spellStart"/>
      <w:r w:rsidRPr="00A01A5D">
        <w:rPr>
          <w:rFonts w:ascii="Times New Roman" w:hAnsi="Times New Roman" w:cs="Times New Roman"/>
          <w:lang w:val="en-US"/>
        </w:rPr>
        <w:t>pinToRead</w:t>
      </w:r>
      <w:proofErr w:type="spellEnd"/>
      <w:r w:rsidRPr="00A01A5D">
        <w:rPr>
          <w:rFonts w:ascii="Times New Roman" w:hAnsi="Times New Roman" w:cs="Times New Roman"/>
          <w:lang w:val="en-US"/>
        </w:rPr>
        <w:t>);</w:t>
      </w:r>
    </w:p>
    <w:p w14:paraId="00E8A327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A01A5D">
        <w:rPr>
          <w:rFonts w:ascii="Times New Roman" w:hAnsi="Times New Roman" w:cs="Times New Roman"/>
          <w:lang w:val="en-US"/>
        </w:rPr>
        <w:t>runningValue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/= </w:t>
      </w:r>
      <w:proofErr w:type="spellStart"/>
      <w:r w:rsidRPr="00A01A5D">
        <w:rPr>
          <w:rFonts w:ascii="Times New Roman" w:hAnsi="Times New Roman" w:cs="Times New Roman"/>
          <w:lang w:val="en-US"/>
        </w:rPr>
        <w:t>NumberOfSamples</w:t>
      </w:r>
      <w:proofErr w:type="spellEnd"/>
      <w:r w:rsidRPr="00A01A5D">
        <w:rPr>
          <w:rFonts w:ascii="Times New Roman" w:hAnsi="Times New Roman" w:cs="Times New Roman"/>
          <w:lang w:val="en-US"/>
        </w:rPr>
        <w:t>;</w:t>
      </w:r>
    </w:p>
    <w:p w14:paraId="77C7BD65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44B9CEAB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return(</w:t>
      </w:r>
      <w:proofErr w:type="spellStart"/>
      <w:r w:rsidRPr="00A01A5D">
        <w:rPr>
          <w:rFonts w:ascii="Times New Roman" w:hAnsi="Times New Roman" w:cs="Times New Roman"/>
          <w:lang w:val="en-US"/>
        </w:rPr>
        <w:t>runningValue</w:t>
      </w:r>
      <w:proofErr w:type="spellEnd"/>
      <w:r w:rsidRPr="00A01A5D">
        <w:rPr>
          <w:rFonts w:ascii="Times New Roman" w:hAnsi="Times New Roman" w:cs="Times New Roman"/>
          <w:lang w:val="en-US"/>
        </w:rPr>
        <w:t>);</w:t>
      </w:r>
    </w:p>
    <w:p w14:paraId="273A489E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}</w:t>
      </w:r>
    </w:p>
    <w:p w14:paraId="0200AEB8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F3B69BC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mapfloat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lang w:val="en-US"/>
        </w:rPr>
        <w:t xml:space="preserve">float x, float </w:t>
      </w:r>
      <w:proofErr w:type="spellStart"/>
      <w:r w:rsidRPr="00A01A5D">
        <w:rPr>
          <w:rFonts w:ascii="Times New Roman" w:hAnsi="Times New Roman" w:cs="Times New Roman"/>
          <w:lang w:val="en-US"/>
        </w:rPr>
        <w:t>in_min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A01A5D">
        <w:rPr>
          <w:rFonts w:ascii="Times New Roman" w:hAnsi="Times New Roman" w:cs="Times New Roman"/>
          <w:lang w:val="en-US"/>
        </w:rPr>
        <w:t>in_max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A01A5D">
        <w:rPr>
          <w:rFonts w:ascii="Times New Roman" w:hAnsi="Times New Roman" w:cs="Times New Roman"/>
          <w:lang w:val="en-US"/>
        </w:rPr>
        <w:t>out_min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A01A5D">
        <w:rPr>
          <w:rFonts w:ascii="Times New Roman" w:hAnsi="Times New Roman" w:cs="Times New Roman"/>
          <w:lang w:val="en-US"/>
        </w:rPr>
        <w:t>out_max</w:t>
      </w:r>
      <w:proofErr w:type="spellEnd"/>
      <w:r w:rsidRPr="00A01A5D">
        <w:rPr>
          <w:rFonts w:ascii="Times New Roman" w:hAnsi="Times New Roman" w:cs="Times New Roman"/>
          <w:lang w:val="en-US"/>
        </w:rPr>
        <w:t>) {</w:t>
      </w:r>
    </w:p>
    <w:p w14:paraId="55544789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return (x - </w:t>
      </w:r>
      <w:proofErr w:type="spellStart"/>
      <w:r w:rsidRPr="00A01A5D">
        <w:rPr>
          <w:rFonts w:ascii="Times New Roman" w:hAnsi="Times New Roman" w:cs="Times New Roman"/>
          <w:lang w:val="en-US"/>
        </w:rPr>
        <w:t>in_min</w:t>
      </w:r>
      <w:proofErr w:type="spellEnd"/>
      <w:r w:rsidRPr="00A01A5D">
        <w:rPr>
          <w:rFonts w:ascii="Times New Roman" w:hAnsi="Times New Roman" w:cs="Times New Roman"/>
          <w:lang w:val="en-US"/>
        </w:rPr>
        <w:t>) * (</w:t>
      </w:r>
      <w:proofErr w:type="spellStart"/>
      <w:r w:rsidRPr="00A01A5D">
        <w:rPr>
          <w:rFonts w:ascii="Times New Roman" w:hAnsi="Times New Roman" w:cs="Times New Roman"/>
          <w:lang w:val="en-US"/>
        </w:rPr>
        <w:t>out_max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A01A5D">
        <w:rPr>
          <w:rFonts w:ascii="Times New Roman" w:hAnsi="Times New Roman" w:cs="Times New Roman"/>
          <w:lang w:val="en-US"/>
        </w:rPr>
        <w:t>out_min</w:t>
      </w:r>
      <w:proofErr w:type="spellEnd"/>
      <w:r w:rsidRPr="00A01A5D">
        <w:rPr>
          <w:rFonts w:ascii="Times New Roman" w:hAnsi="Times New Roman" w:cs="Times New Roman"/>
          <w:lang w:val="en-US"/>
        </w:rPr>
        <w:t>) / (</w:t>
      </w:r>
      <w:proofErr w:type="spellStart"/>
      <w:r w:rsidRPr="00A01A5D">
        <w:rPr>
          <w:rFonts w:ascii="Times New Roman" w:hAnsi="Times New Roman" w:cs="Times New Roman"/>
          <w:lang w:val="en-US"/>
        </w:rPr>
        <w:t>in_max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A01A5D">
        <w:rPr>
          <w:rFonts w:ascii="Times New Roman" w:hAnsi="Times New Roman" w:cs="Times New Roman"/>
          <w:lang w:val="en-US"/>
        </w:rPr>
        <w:t>in_min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) + </w:t>
      </w:r>
      <w:proofErr w:type="spellStart"/>
      <w:r w:rsidRPr="00A01A5D">
        <w:rPr>
          <w:rFonts w:ascii="Times New Roman" w:hAnsi="Times New Roman" w:cs="Times New Roman"/>
          <w:lang w:val="en-US"/>
        </w:rPr>
        <w:t>out_min</w:t>
      </w:r>
      <w:proofErr w:type="spellEnd"/>
      <w:r w:rsidRPr="00A01A5D">
        <w:rPr>
          <w:rFonts w:ascii="Times New Roman" w:hAnsi="Times New Roman" w:cs="Times New Roman"/>
          <w:lang w:val="en-US"/>
        </w:rPr>
        <w:t>;</w:t>
      </w:r>
    </w:p>
    <w:p w14:paraId="1D493574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}</w:t>
      </w:r>
    </w:p>
    <w:p w14:paraId="1C945F16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};</w:t>
      </w:r>
    </w:p>
    <w:p w14:paraId="03108E76" w14:textId="77777777" w:rsidR="001432D7" w:rsidRPr="00A01A5D" w:rsidRDefault="001432D7" w:rsidP="001449B3">
      <w:pPr>
        <w:spacing w:after="109" w:line="248" w:lineRule="auto"/>
        <w:ind w:left="10" w:right="0"/>
        <w:jc w:val="left"/>
        <w:rPr>
          <w:rFonts w:ascii="Times New Roman" w:hAnsi="Times New Roman" w:cs="Times New Roman"/>
          <w:lang w:val="en-US"/>
        </w:rPr>
      </w:pPr>
    </w:p>
    <w:p w14:paraId="13B9B29F" w14:textId="77777777" w:rsidR="000C0494" w:rsidRDefault="000C0494" w:rsidP="001449B3">
      <w:pPr>
        <w:spacing w:after="109" w:line="248" w:lineRule="auto"/>
        <w:ind w:left="10" w:right="0"/>
        <w:jc w:val="left"/>
        <w:rPr>
          <w:ins w:id="74" w:author="{08AAB621-28D5-984A-AC65-5F674B8022E5}" w:date="2023-10-22T04:00:00Z"/>
          <w:rFonts w:ascii="Times New Roman" w:hAnsi="Times New Roman" w:cs="Times New Roman"/>
          <w:lang w:val="en-US"/>
        </w:rPr>
      </w:pPr>
    </w:p>
    <w:p w14:paraId="2D35F293" w14:textId="77777777" w:rsidR="001432D7" w:rsidRPr="00A01A5D" w:rsidRDefault="001432D7" w:rsidP="001449B3">
      <w:pPr>
        <w:spacing w:after="109" w:line="248" w:lineRule="auto"/>
        <w:ind w:left="10" w:right="0"/>
        <w:jc w:val="left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Ml8511 </w:t>
      </w:r>
      <w:proofErr w:type="spellStart"/>
      <w:r w:rsidRPr="00A01A5D">
        <w:rPr>
          <w:rFonts w:ascii="Times New Roman" w:hAnsi="Times New Roman" w:cs="Times New Roman"/>
          <w:lang w:val="en-US"/>
        </w:rPr>
        <w:t>ml8511</w:t>
      </w:r>
      <w:proofErr w:type="spellEnd"/>
      <w:r w:rsidRPr="00A01A5D">
        <w:rPr>
          <w:rFonts w:ascii="Times New Roman" w:hAnsi="Times New Roman" w:cs="Times New Roman"/>
          <w:lang w:val="en-US"/>
        </w:rPr>
        <w:t>;</w:t>
      </w:r>
    </w:p>
    <w:p w14:paraId="09A7C39B" w14:textId="77777777" w:rsidR="001432D7" w:rsidRPr="00A01A5D" w:rsidRDefault="001432D7" w:rsidP="001449B3">
      <w:pPr>
        <w:spacing w:after="109" w:line="248" w:lineRule="auto"/>
        <w:ind w:left="10" w:right="0"/>
        <w:jc w:val="left"/>
        <w:rPr>
          <w:rFonts w:ascii="Times New Roman" w:hAnsi="Times New Roman" w:cs="Times New Roman"/>
          <w:lang w:val="en-US"/>
        </w:rPr>
      </w:pPr>
    </w:p>
    <w:p w14:paraId="0407BF65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A01A5D">
        <w:rPr>
          <w:rFonts w:ascii="Times New Roman" w:hAnsi="Times New Roman" w:cs="Times New Roman"/>
          <w:lang w:val="en-US"/>
        </w:rPr>
        <w:t>setup(</w:t>
      </w:r>
      <w:proofErr w:type="gramEnd"/>
      <w:r w:rsidRPr="00A01A5D">
        <w:rPr>
          <w:rFonts w:ascii="Times New Roman" w:hAnsi="Times New Roman" w:cs="Times New Roman"/>
          <w:lang w:val="en-US"/>
        </w:rPr>
        <w:t>)</w:t>
      </w:r>
    </w:p>
    <w:p w14:paraId="38462E01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{</w:t>
      </w:r>
    </w:p>
    <w:p w14:paraId="775FAB8F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Serial.begin</w:t>
      </w:r>
      <w:proofErr w:type="spellEnd"/>
      <w:r w:rsidRPr="00A01A5D">
        <w:rPr>
          <w:rFonts w:ascii="Times New Roman" w:hAnsi="Times New Roman" w:cs="Times New Roman"/>
          <w:lang w:val="en-US"/>
        </w:rPr>
        <w:t>(9600);</w:t>
      </w:r>
    </w:p>
    <w:p w14:paraId="2C458CEE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lang w:val="en-US"/>
        </w:rPr>
        <w:t>("ML8511 example");</w:t>
      </w:r>
    </w:p>
    <w:p w14:paraId="033C433B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}</w:t>
      </w:r>
    </w:p>
    <w:p w14:paraId="39EBEDD3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2B0F84C2" w14:textId="77777777" w:rsidR="001432D7" w:rsidRPr="00A01A5D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A01A5D">
        <w:rPr>
          <w:rFonts w:ascii="Times New Roman" w:hAnsi="Times New Roman" w:cs="Times New Roman"/>
          <w:lang w:val="en-US"/>
        </w:rPr>
        <w:t>loop(</w:t>
      </w:r>
      <w:proofErr w:type="gramEnd"/>
      <w:r w:rsidRPr="00A01A5D">
        <w:rPr>
          <w:rFonts w:ascii="Times New Roman" w:hAnsi="Times New Roman" w:cs="Times New Roman"/>
          <w:lang w:val="en-US"/>
        </w:rPr>
        <w:t>)</w:t>
      </w:r>
    </w:p>
    <w:p w14:paraId="0D64CD70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>{</w:t>
      </w:r>
    </w:p>
    <w:p w14:paraId="6F29F5AF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ml8511.getUV();</w:t>
      </w:r>
    </w:p>
    <w:p w14:paraId="37C33D06" w14:textId="77777777" w:rsidR="001432D7" w:rsidRPr="008908B5" w:rsidRDefault="001432D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lastRenderedPageBreak/>
        <w:t>}</w:t>
      </w:r>
    </w:p>
    <w:p w14:paraId="5808F229" w14:textId="77777777" w:rsidR="001432D7" w:rsidRPr="008908B5" w:rsidRDefault="001432D7" w:rsidP="001432D7">
      <w:pPr>
        <w:ind w:left="0" w:firstLine="0"/>
      </w:pPr>
    </w:p>
    <w:p w14:paraId="3125E8B6" w14:textId="1FC57313" w:rsidR="00F95C33" w:rsidRDefault="00EA08A9" w:rsidP="00FF467F">
      <w:pPr>
        <w:pStyle w:val="Ttulo1"/>
        <w:keepLines w:val="0"/>
        <w:pageBreakBefore/>
        <w:numPr>
          <w:ilvl w:val="0"/>
          <w:numId w:val="0"/>
        </w:numPr>
        <w:spacing w:before="240" w:after="240" w:line="240" w:lineRule="auto"/>
        <w:ind w:right="0"/>
        <w:jc w:val="left"/>
      </w:pPr>
      <w:bookmarkStart w:id="75" w:name="_Toc143388833"/>
      <w:r>
        <w:lastRenderedPageBreak/>
        <w:t>APÊNDICE 0</w:t>
      </w:r>
      <w:r w:rsidR="001432D7">
        <w:t>3</w:t>
      </w:r>
      <w:r>
        <w:t xml:space="preserve"> – CÓDIGO FONTE </w:t>
      </w:r>
      <w:r w:rsidR="005043D3">
        <w:t>BME280</w:t>
      </w:r>
      <w:bookmarkEnd w:id="75"/>
    </w:p>
    <w:p w14:paraId="59BC3849" w14:textId="04DD1905" w:rsidR="005043D3" w:rsidRPr="008908B5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>#include &lt;</w:t>
      </w:r>
      <w:proofErr w:type="spellStart"/>
      <w:r w:rsidRPr="00A01A5D">
        <w:rPr>
          <w:rFonts w:ascii="Times New Roman" w:eastAsia="Times New Roman" w:hAnsi="Times New Roman" w:cs="Times New Roman"/>
          <w:lang w:val="en-US"/>
        </w:rPr>
        <w:t>Adafruit_Sensor.h</w:t>
      </w:r>
      <w:proofErr w:type="spellEnd"/>
      <w:r w:rsidRPr="00A01A5D">
        <w:rPr>
          <w:rFonts w:ascii="Times New Roman" w:eastAsia="Times New Roman" w:hAnsi="Times New Roman" w:cs="Times New Roman"/>
          <w:lang w:val="en-US"/>
        </w:rPr>
        <w:t>&gt;</w:t>
      </w:r>
    </w:p>
    <w:p w14:paraId="24C8311F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>#include &lt;Adafruit_BME280.h&gt;</w:t>
      </w:r>
    </w:p>
    <w:p w14:paraId="2F113B9E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</w:p>
    <w:p w14:paraId="4328EF92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Adafruit_BME280 </w:t>
      </w:r>
      <w:proofErr w:type="spellStart"/>
      <w:r w:rsidRPr="00A01A5D">
        <w:rPr>
          <w:rFonts w:ascii="Times New Roman" w:eastAsia="Times New Roman" w:hAnsi="Times New Roman" w:cs="Times New Roman"/>
          <w:lang w:val="en-US"/>
        </w:rPr>
        <w:t>bme</w:t>
      </w:r>
      <w:proofErr w:type="spellEnd"/>
      <w:r w:rsidRPr="00A01A5D">
        <w:rPr>
          <w:rFonts w:ascii="Times New Roman" w:eastAsia="Times New Roman" w:hAnsi="Times New Roman" w:cs="Times New Roman"/>
          <w:lang w:val="en-US"/>
        </w:rPr>
        <w:t>;</w:t>
      </w:r>
    </w:p>
    <w:p w14:paraId="147B7F58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</w:p>
    <w:p w14:paraId="60D11B7F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>class Bme280 {</w:t>
      </w:r>
    </w:p>
    <w:p w14:paraId="5118D0BF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public:</w:t>
      </w:r>
    </w:p>
    <w:p w14:paraId="400D01A9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float temp</w:t>
      </w:r>
    </w:p>
    <w:p w14:paraId="4E0574CE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float </w:t>
      </w:r>
      <w:proofErr w:type="spellStart"/>
      <w:r w:rsidRPr="00A01A5D">
        <w:rPr>
          <w:rFonts w:ascii="Times New Roman" w:eastAsia="Times New Roman" w:hAnsi="Times New Roman" w:cs="Times New Roman"/>
          <w:lang w:val="en-US"/>
        </w:rPr>
        <w:t>umid</w:t>
      </w:r>
      <w:proofErr w:type="spellEnd"/>
    </w:p>
    <w:p w14:paraId="425ED675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float </w:t>
      </w:r>
      <w:proofErr w:type="spellStart"/>
      <w:r w:rsidRPr="00A01A5D">
        <w:rPr>
          <w:rFonts w:ascii="Times New Roman" w:eastAsia="Times New Roman" w:hAnsi="Times New Roman" w:cs="Times New Roman"/>
          <w:lang w:val="en-US"/>
        </w:rPr>
        <w:t>pres</w:t>
      </w:r>
      <w:proofErr w:type="spellEnd"/>
    </w:p>
    <w:p w14:paraId="4B561541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void </w:t>
      </w:r>
      <w:proofErr w:type="gramStart"/>
      <w:r w:rsidRPr="00A01A5D">
        <w:rPr>
          <w:rFonts w:ascii="Times New Roman" w:eastAsia="Times New Roman" w:hAnsi="Times New Roman" w:cs="Times New Roman"/>
          <w:lang w:val="en-US"/>
        </w:rPr>
        <w:t>start(</w:t>
      </w:r>
      <w:proofErr w:type="gramEnd"/>
      <w:r w:rsidRPr="00A01A5D">
        <w:rPr>
          <w:rFonts w:ascii="Times New Roman" w:eastAsia="Times New Roman" w:hAnsi="Times New Roman" w:cs="Times New Roman"/>
          <w:lang w:val="en-US"/>
        </w:rPr>
        <w:t>) {</w:t>
      </w:r>
    </w:p>
    <w:p w14:paraId="407A34C8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eastAsia="Times New Roman" w:hAnsi="Times New Roman" w:cs="Times New Roman"/>
          <w:lang w:val="en-US"/>
        </w:rPr>
        <w:t>bme.begin</w:t>
      </w:r>
      <w:proofErr w:type="spellEnd"/>
      <w:proofErr w:type="gramEnd"/>
      <w:r w:rsidRPr="00A01A5D">
        <w:rPr>
          <w:rFonts w:ascii="Times New Roman" w:eastAsia="Times New Roman" w:hAnsi="Times New Roman" w:cs="Times New Roman"/>
          <w:lang w:val="en-US"/>
        </w:rPr>
        <w:t>();</w:t>
      </w:r>
    </w:p>
    <w:p w14:paraId="2B47B227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}</w:t>
      </w:r>
    </w:p>
    <w:p w14:paraId="788A3F4E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</w:p>
    <w:p w14:paraId="6AAB9BEE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A01A5D">
        <w:rPr>
          <w:rFonts w:ascii="Times New Roman" w:eastAsia="Times New Roman" w:hAnsi="Times New Roman" w:cs="Times New Roman"/>
          <w:lang w:val="en-US"/>
        </w:rPr>
        <w:t>getData</w:t>
      </w:r>
      <w:proofErr w:type="spellEnd"/>
      <w:r w:rsidRPr="00A01A5D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eastAsia="Times New Roman" w:hAnsi="Times New Roman" w:cs="Times New Roman"/>
          <w:lang w:val="en-US"/>
        </w:rPr>
        <w:t>) {</w:t>
      </w:r>
    </w:p>
    <w:p w14:paraId="5489D865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  temp = </w:t>
      </w:r>
      <w:proofErr w:type="spellStart"/>
      <w:proofErr w:type="gramStart"/>
      <w:r w:rsidRPr="00A01A5D">
        <w:rPr>
          <w:rFonts w:ascii="Times New Roman" w:eastAsia="Times New Roman" w:hAnsi="Times New Roman" w:cs="Times New Roman"/>
          <w:lang w:val="en-US"/>
        </w:rPr>
        <w:t>bme.readTemperature</w:t>
      </w:r>
      <w:proofErr w:type="spellEnd"/>
      <w:proofErr w:type="gramEnd"/>
      <w:r w:rsidRPr="00A01A5D">
        <w:rPr>
          <w:rFonts w:ascii="Times New Roman" w:eastAsia="Times New Roman" w:hAnsi="Times New Roman" w:cs="Times New Roman"/>
          <w:lang w:val="en-US"/>
        </w:rPr>
        <w:t>();</w:t>
      </w:r>
    </w:p>
    <w:p w14:paraId="473F79DA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  </w:t>
      </w:r>
      <w:proofErr w:type="spellStart"/>
      <w:r w:rsidRPr="00A01A5D">
        <w:rPr>
          <w:rFonts w:ascii="Times New Roman" w:eastAsia="Times New Roman" w:hAnsi="Times New Roman" w:cs="Times New Roman"/>
          <w:lang w:val="en-US"/>
        </w:rPr>
        <w:t>umid</w:t>
      </w:r>
      <w:proofErr w:type="spellEnd"/>
      <w:r w:rsidRPr="00A01A5D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A01A5D">
        <w:rPr>
          <w:rFonts w:ascii="Times New Roman" w:eastAsia="Times New Roman" w:hAnsi="Times New Roman" w:cs="Times New Roman"/>
          <w:lang w:val="en-US"/>
        </w:rPr>
        <w:t>bme.readHumidity</w:t>
      </w:r>
      <w:proofErr w:type="spellEnd"/>
      <w:proofErr w:type="gramEnd"/>
      <w:r w:rsidRPr="00A01A5D">
        <w:rPr>
          <w:rFonts w:ascii="Times New Roman" w:eastAsia="Times New Roman" w:hAnsi="Times New Roman" w:cs="Times New Roman"/>
          <w:lang w:val="en-US"/>
        </w:rPr>
        <w:t>();</w:t>
      </w:r>
    </w:p>
    <w:p w14:paraId="69326DE5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  </w:t>
      </w:r>
      <w:proofErr w:type="spellStart"/>
      <w:r w:rsidRPr="00A01A5D">
        <w:rPr>
          <w:rFonts w:ascii="Times New Roman" w:eastAsia="Times New Roman" w:hAnsi="Times New Roman" w:cs="Times New Roman"/>
          <w:lang w:val="en-US"/>
        </w:rPr>
        <w:t>pres</w:t>
      </w:r>
      <w:proofErr w:type="spellEnd"/>
      <w:r w:rsidRPr="00A01A5D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A01A5D">
        <w:rPr>
          <w:rFonts w:ascii="Times New Roman" w:eastAsia="Times New Roman" w:hAnsi="Times New Roman" w:cs="Times New Roman"/>
          <w:lang w:val="en-US"/>
        </w:rPr>
        <w:t>bme.readPressure</w:t>
      </w:r>
      <w:proofErr w:type="spellEnd"/>
      <w:proofErr w:type="gramEnd"/>
      <w:r w:rsidRPr="00A01A5D">
        <w:rPr>
          <w:rFonts w:ascii="Times New Roman" w:eastAsia="Times New Roman" w:hAnsi="Times New Roman" w:cs="Times New Roman"/>
          <w:lang w:val="en-US"/>
        </w:rPr>
        <w:t>() / 100.0F;</w:t>
      </w:r>
    </w:p>
    <w:p w14:paraId="4EAED1E4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    }</w:t>
      </w:r>
    </w:p>
    <w:p w14:paraId="23B700A8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>};</w:t>
      </w:r>
    </w:p>
    <w:p w14:paraId="3EA0E4EE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</w:p>
    <w:p w14:paraId="3D1D347E" w14:textId="05759A6F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Bme280 </w:t>
      </w:r>
      <w:proofErr w:type="spellStart"/>
      <w:r w:rsidRPr="00A01A5D">
        <w:rPr>
          <w:rFonts w:ascii="Times New Roman" w:eastAsia="Times New Roman" w:hAnsi="Times New Roman" w:cs="Times New Roman"/>
          <w:lang w:val="en-US"/>
        </w:rPr>
        <w:t>bme280</w:t>
      </w:r>
      <w:proofErr w:type="spellEnd"/>
      <w:r w:rsidRPr="00A01A5D">
        <w:rPr>
          <w:rFonts w:ascii="Times New Roman" w:eastAsia="Times New Roman" w:hAnsi="Times New Roman" w:cs="Times New Roman"/>
          <w:lang w:val="en-US"/>
        </w:rPr>
        <w:t>;</w:t>
      </w:r>
    </w:p>
    <w:p w14:paraId="2473AA1B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void </w:t>
      </w:r>
      <w:proofErr w:type="gramStart"/>
      <w:r w:rsidRPr="00A01A5D">
        <w:rPr>
          <w:rFonts w:ascii="Times New Roman" w:eastAsia="Times New Roman" w:hAnsi="Times New Roman" w:cs="Times New Roman"/>
          <w:lang w:val="en-US"/>
        </w:rPr>
        <w:t>setup(</w:t>
      </w:r>
      <w:proofErr w:type="gramEnd"/>
      <w:r w:rsidRPr="00A01A5D">
        <w:rPr>
          <w:rFonts w:ascii="Times New Roman" w:eastAsia="Times New Roman" w:hAnsi="Times New Roman" w:cs="Times New Roman"/>
          <w:lang w:val="en-US"/>
        </w:rPr>
        <w:t>) {</w:t>
      </w:r>
    </w:p>
    <w:p w14:paraId="0451899B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ab/>
      </w:r>
      <w:proofErr w:type="spellStart"/>
      <w:r w:rsidRPr="00A01A5D">
        <w:rPr>
          <w:rFonts w:ascii="Times New Roman" w:eastAsia="Times New Roman" w:hAnsi="Times New Roman" w:cs="Times New Roman"/>
          <w:lang w:val="en-US"/>
        </w:rPr>
        <w:t>Serial.begin</w:t>
      </w:r>
      <w:proofErr w:type="spellEnd"/>
      <w:r w:rsidRPr="00A01A5D">
        <w:rPr>
          <w:rFonts w:ascii="Times New Roman" w:eastAsia="Times New Roman" w:hAnsi="Times New Roman" w:cs="Times New Roman"/>
          <w:lang w:val="en-US"/>
        </w:rPr>
        <w:t>(9600);</w:t>
      </w:r>
    </w:p>
    <w:p w14:paraId="1944DE0E" w14:textId="282A9A7E" w:rsidR="005043D3" w:rsidRPr="008908B5" w:rsidRDefault="005043D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A01A5D">
        <w:rPr>
          <w:rFonts w:ascii="Times New Roman" w:eastAsia="Times New Roman" w:hAnsi="Times New Roman" w:cs="Times New Roman"/>
          <w:lang w:val="en-US"/>
        </w:rPr>
        <w:tab/>
      </w:r>
      <w:proofErr w:type="spellStart"/>
      <w:r w:rsidRPr="008908B5">
        <w:rPr>
          <w:rFonts w:ascii="Times New Roman" w:hAnsi="Times New Roman" w:cs="Times New Roman"/>
        </w:rPr>
        <w:t>Serial.println</w:t>
      </w:r>
      <w:proofErr w:type="spellEnd"/>
      <w:r w:rsidRPr="008908B5">
        <w:rPr>
          <w:rFonts w:ascii="Times New Roman" w:hAnsi="Times New Roman" w:cs="Times New Roman"/>
        </w:rPr>
        <w:t>("Teste do sensor BME280");</w:t>
      </w:r>
      <w:r w:rsidRPr="008908B5">
        <w:rPr>
          <w:rFonts w:ascii="Times New Roman" w:hAnsi="Times New Roman" w:cs="Times New Roman"/>
        </w:rPr>
        <w:tab/>
      </w:r>
    </w:p>
    <w:p w14:paraId="02079089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8908B5">
        <w:rPr>
          <w:rFonts w:ascii="Times New Roman" w:hAnsi="Times New Roman" w:cs="Times New Roman"/>
        </w:rPr>
        <w:t xml:space="preserve">  </w:t>
      </w:r>
      <w:r w:rsidRPr="00A01A5D">
        <w:rPr>
          <w:rFonts w:ascii="Times New Roman" w:eastAsia="Times New Roman" w:hAnsi="Times New Roman" w:cs="Times New Roman"/>
          <w:lang w:val="en-US"/>
        </w:rPr>
        <w:t>bme280.start();</w:t>
      </w:r>
    </w:p>
    <w:p w14:paraId="04B74435" w14:textId="037B319A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>}</w:t>
      </w:r>
    </w:p>
    <w:p w14:paraId="05C06087" w14:textId="77777777" w:rsidR="005043D3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 xml:space="preserve">void </w:t>
      </w:r>
      <w:proofErr w:type="gramStart"/>
      <w:r w:rsidRPr="00A01A5D">
        <w:rPr>
          <w:rFonts w:ascii="Times New Roman" w:eastAsia="Times New Roman" w:hAnsi="Times New Roman" w:cs="Times New Roman"/>
          <w:lang w:val="en-US"/>
        </w:rPr>
        <w:t>loop(</w:t>
      </w:r>
      <w:proofErr w:type="gramEnd"/>
      <w:r w:rsidRPr="00A01A5D">
        <w:rPr>
          <w:rFonts w:ascii="Times New Roman" w:eastAsia="Times New Roman" w:hAnsi="Times New Roman" w:cs="Times New Roman"/>
          <w:lang w:val="en-US"/>
        </w:rPr>
        <w:t>) {</w:t>
      </w:r>
    </w:p>
    <w:p w14:paraId="4043C228" w14:textId="77777777" w:rsidR="00A01A5D" w:rsidRPr="00A01A5D" w:rsidRDefault="005043D3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  <w:lang w:val="en-US"/>
        </w:rPr>
      </w:pPr>
      <w:r w:rsidRPr="00A01A5D">
        <w:rPr>
          <w:rFonts w:ascii="Times New Roman" w:eastAsia="Times New Roman" w:hAnsi="Times New Roman" w:cs="Times New Roman"/>
          <w:lang w:val="en-US"/>
        </w:rPr>
        <w:tab/>
        <w:t>bme280.getData();</w:t>
      </w:r>
    </w:p>
    <w:p w14:paraId="7562A456" w14:textId="6EE4155B" w:rsidR="005043D3" w:rsidRPr="008908B5" w:rsidRDefault="00A01A5D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AD49D1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="005043D3" w:rsidRPr="008908B5">
        <w:rPr>
          <w:rFonts w:ascii="Times New Roman" w:hAnsi="Times New Roman" w:cs="Times New Roman"/>
        </w:rPr>
        <w:t>delay(</w:t>
      </w:r>
      <w:proofErr w:type="gramEnd"/>
      <w:r w:rsidR="005043D3" w:rsidRPr="008908B5">
        <w:rPr>
          <w:rFonts w:ascii="Times New Roman" w:hAnsi="Times New Roman" w:cs="Times New Roman"/>
        </w:rPr>
        <w:t>1000);</w:t>
      </w:r>
    </w:p>
    <w:p w14:paraId="043E761D" w14:textId="51F90FD2" w:rsidR="00A01A5D" w:rsidRPr="008908B5" w:rsidRDefault="00A01A5D" w:rsidP="00AD49D1">
      <w:pPr>
        <w:spacing w:after="0" w:line="240" w:lineRule="auto"/>
        <w:ind w:left="0" w:right="0" w:firstLine="0"/>
        <w:rPr>
          <w:rFonts w:ascii="Times New Roman" w:eastAsia="Times New Roman" w:hAnsi="Times New Roman" w:cs="Times New Roman"/>
        </w:rPr>
      </w:pPr>
      <w:r w:rsidRPr="008908B5">
        <w:rPr>
          <w:rFonts w:ascii="Times New Roman" w:eastAsia="Times New Roman" w:hAnsi="Times New Roman" w:cs="Times New Roman"/>
        </w:rPr>
        <w:t>}</w:t>
      </w:r>
    </w:p>
    <w:p w14:paraId="130028FA" w14:textId="6612CBAD" w:rsidR="00EE5B17" w:rsidRDefault="00EE5B17" w:rsidP="00A01A5D">
      <w:pPr>
        <w:pStyle w:val="Ttulo1"/>
        <w:keepLines w:val="0"/>
        <w:pageBreakBefore/>
        <w:numPr>
          <w:ilvl w:val="0"/>
          <w:numId w:val="0"/>
        </w:numPr>
        <w:spacing w:before="240" w:after="240" w:line="240" w:lineRule="auto"/>
        <w:ind w:right="0"/>
        <w:jc w:val="left"/>
      </w:pPr>
      <w:bookmarkStart w:id="76" w:name="_Toc143388834"/>
      <w:r w:rsidRPr="00EE5B17">
        <w:lastRenderedPageBreak/>
        <w:t>APÊNDICE 0</w:t>
      </w:r>
      <w:r w:rsidR="001432D7">
        <w:t>4</w:t>
      </w:r>
      <w:r w:rsidRPr="00EE5B17">
        <w:t xml:space="preserve"> – CÓDIGO FONTE TSL2561</w:t>
      </w:r>
      <w:bookmarkEnd w:id="76"/>
    </w:p>
    <w:p w14:paraId="12E777FD" w14:textId="77777777" w:rsidR="00EE5B17" w:rsidRPr="008908B5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A01A5D">
        <w:rPr>
          <w:rFonts w:ascii="Times New Roman" w:hAnsi="Times New Roman" w:cs="Times New Roman"/>
        </w:rPr>
        <w:t>#</w:t>
      </w:r>
      <w:r w:rsidRPr="008908B5">
        <w:rPr>
          <w:rFonts w:ascii="Times New Roman" w:hAnsi="Times New Roman" w:cs="Times New Roman"/>
        </w:rPr>
        <w:t>include &lt;</w:t>
      </w:r>
      <w:proofErr w:type="spellStart"/>
      <w:r w:rsidRPr="008908B5">
        <w:rPr>
          <w:rFonts w:ascii="Times New Roman" w:hAnsi="Times New Roman" w:cs="Times New Roman"/>
        </w:rPr>
        <w:t>Wire.h</w:t>
      </w:r>
      <w:proofErr w:type="spellEnd"/>
      <w:r w:rsidRPr="008908B5">
        <w:rPr>
          <w:rFonts w:ascii="Times New Roman" w:hAnsi="Times New Roman" w:cs="Times New Roman"/>
        </w:rPr>
        <w:t>&gt;</w:t>
      </w:r>
    </w:p>
    <w:p w14:paraId="54F2E34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#include &lt;</w:t>
      </w:r>
      <w:proofErr w:type="spellStart"/>
      <w:r w:rsidRPr="00A01A5D">
        <w:rPr>
          <w:rFonts w:ascii="Times New Roman" w:hAnsi="Times New Roman" w:cs="Times New Roman"/>
          <w:lang w:val="en-US"/>
        </w:rPr>
        <w:t>Adafruit_Sensor.h</w:t>
      </w:r>
      <w:proofErr w:type="spellEnd"/>
      <w:r w:rsidRPr="00A01A5D">
        <w:rPr>
          <w:rFonts w:ascii="Times New Roman" w:hAnsi="Times New Roman" w:cs="Times New Roman"/>
          <w:lang w:val="en-US"/>
        </w:rPr>
        <w:t>&gt;</w:t>
      </w:r>
    </w:p>
    <w:p w14:paraId="0504ECE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#include &lt;Adafruit_TSL2561_U.h&gt;</w:t>
      </w:r>
    </w:p>
    <w:p w14:paraId="290083C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</w:t>
      </w:r>
    </w:p>
    <w:p w14:paraId="13CB3AF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Adafruit_TSL2561_Unified </w:t>
      </w:r>
      <w:proofErr w:type="spellStart"/>
      <w:r w:rsidRPr="00A01A5D">
        <w:rPr>
          <w:rFonts w:ascii="Times New Roman" w:hAnsi="Times New Roman" w:cs="Times New Roman"/>
          <w:lang w:val="en-US"/>
        </w:rPr>
        <w:t>tsl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Adafruit_TSL2561_</w:t>
      </w:r>
      <w:proofErr w:type="gramStart"/>
      <w:r w:rsidRPr="00A01A5D">
        <w:rPr>
          <w:rFonts w:ascii="Times New Roman" w:hAnsi="Times New Roman" w:cs="Times New Roman"/>
          <w:lang w:val="en-US"/>
        </w:rPr>
        <w:t>Unified(</w:t>
      </w:r>
      <w:proofErr w:type="gramEnd"/>
      <w:r w:rsidRPr="00A01A5D">
        <w:rPr>
          <w:rFonts w:ascii="Times New Roman" w:hAnsi="Times New Roman" w:cs="Times New Roman"/>
          <w:lang w:val="en-US"/>
        </w:rPr>
        <w:t>TSL2561_ADDR_FLOAT, 12345);</w:t>
      </w:r>
    </w:p>
    <w:p w14:paraId="76A0C906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114CE21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class Tsl2561 {</w:t>
      </w:r>
    </w:p>
    <w:p w14:paraId="4D8A706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public:</w:t>
      </w:r>
    </w:p>
    <w:p w14:paraId="53064C3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float lux;</w:t>
      </w:r>
    </w:p>
    <w:p w14:paraId="33A7F54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A01A5D">
        <w:rPr>
          <w:rFonts w:ascii="Times New Roman" w:hAnsi="Times New Roman" w:cs="Times New Roman"/>
          <w:lang w:val="en-US"/>
        </w:rPr>
        <w:t>start(</w:t>
      </w:r>
      <w:proofErr w:type="gramEnd"/>
      <w:r w:rsidRPr="00A01A5D">
        <w:rPr>
          <w:rFonts w:ascii="Times New Roman" w:hAnsi="Times New Roman" w:cs="Times New Roman"/>
          <w:lang w:val="en-US"/>
        </w:rPr>
        <w:t>) {</w:t>
      </w:r>
    </w:p>
    <w:p w14:paraId="4D78E62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if </w:t>
      </w:r>
      <w:proofErr w:type="gramStart"/>
      <w:r w:rsidRPr="00A01A5D">
        <w:rPr>
          <w:rFonts w:ascii="Times New Roman" w:hAnsi="Times New Roman" w:cs="Times New Roman"/>
          <w:lang w:val="en-US"/>
        </w:rPr>
        <w:t>(!</w:t>
      </w:r>
      <w:proofErr w:type="spellStart"/>
      <w:r w:rsidRPr="00A01A5D">
        <w:rPr>
          <w:rFonts w:ascii="Times New Roman" w:hAnsi="Times New Roman" w:cs="Times New Roman"/>
          <w:lang w:val="en-US"/>
        </w:rPr>
        <w:t>tsl</w:t>
      </w:r>
      <w:proofErr w:type="gramEnd"/>
      <w:r w:rsidRPr="00A01A5D">
        <w:rPr>
          <w:rFonts w:ascii="Times New Roman" w:hAnsi="Times New Roman" w:cs="Times New Roman"/>
          <w:lang w:val="en-US"/>
        </w:rPr>
        <w:t>.begin</w:t>
      </w:r>
      <w:proofErr w:type="spellEnd"/>
      <w:r w:rsidRPr="00A01A5D">
        <w:rPr>
          <w:rFonts w:ascii="Times New Roman" w:hAnsi="Times New Roman" w:cs="Times New Roman"/>
          <w:lang w:val="en-US"/>
        </w:rPr>
        <w:t>()) {</w:t>
      </w:r>
    </w:p>
    <w:p w14:paraId="322245B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01A5D">
        <w:rPr>
          <w:rFonts w:ascii="Times New Roman" w:hAnsi="Times New Roman" w:cs="Times New Roman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lang w:val="en-US"/>
        </w:rPr>
        <w:t>("ERROR: No TSL2561");</w:t>
      </w:r>
    </w:p>
    <w:p w14:paraId="67D8D49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01A5D">
        <w:rPr>
          <w:rFonts w:ascii="Times New Roman" w:hAnsi="Times New Roman" w:cs="Times New Roman"/>
          <w:lang w:val="en-US"/>
        </w:rPr>
        <w:t>exit(</w:t>
      </w:r>
      <w:proofErr w:type="gramEnd"/>
      <w:r w:rsidRPr="00A01A5D">
        <w:rPr>
          <w:rFonts w:ascii="Times New Roman" w:hAnsi="Times New Roman" w:cs="Times New Roman"/>
          <w:lang w:val="en-US"/>
        </w:rPr>
        <w:t>0);</w:t>
      </w:r>
    </w:p>
    <w:p w14:paraId="045FB82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}</w:t>
      </w:r>
    </w:p>
    <w:p w14:paraId="6727DB0C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configureSensor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lang w:val="en-US"/>
        </w:rPr>
        <w:t>);</w:t>
      </w:r>
    </w:p>
    <w:p w14:paraId="7F0B4E5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}</w:t>
      </w:r>
    </w:p>
    <w:p w14:paraId="6FCA8BB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getLux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lang w:val="en-US"/>
        </w:rPr>
        <w:t>) {</w:t>
      </w:r>
    </w:p>
    <w:p w14:paraId="485FF45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A01A5D">
        <w:rPr>
          <w:rFonts w:ascii="Times New Roman" w:hAnsi="Times New Roman" w:cs="Times New Roman"/>
          <w:lang w:val="en-US"/>
        </w:rPr>
        <w:t>sensors_event_t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event;</w:t>
      </w:r>
    </w:p>
    <w:p w14:paraId="242D218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tsl.getEvent</w:t>
      </w:r>
      <w:proofErr w:type="spellEnd"/>
      <w:proofErr w:type="gramEnd"/>
      <w:r w:rsidRPr="00A01A5D">
        <w:rPr>
          <w:rFonts w:ascii="Times New Roman" w:hAnsi="Times New Roman" w:cs="Times New Roman"/>
          <w:lang w:val="en-US"/>
        </w:rPr>
        <w:t>(&amp;event);</w:t>
      </w:r>
    </w:p>
    <w:p w14:paraId="726CA1F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</w:p>
    <w:p w14:paraId="4C8E841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if (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event.light</w:t>
      </w:r>
      <w:proofErr w:type="spellEnd"/>
      <w:proofErr w:type="gramEnd"/>
      <w:r w:rsidRPr="00A01A5D">
        <w:rPr>
          <w:rFonts w:ascii="Times New Roman" w:hAnsi="Times New Roman" w:cs="Times New Roman"/>
          <w:lang w:val="en-US"/>
        </w:rPr>
        <w:t>) {</w:t>
      </w:r>
    </w:p>
    <w:p w14:paraId="126DDD2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01A5D">
        <w:rPr>
          <w:rFonts w:ascii="Times New Roman" w:hAnsi="Times New Roman" w:cs="Times New Roman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event.light</w:t>
      </w:r>
      <w:proofErr w:type="spellEnd"/>
      <w:proofErr w:type="gramEnd"/>
      <w:r w:rsidRPr="00A01A5D">
        <w:rPr>
          <w:rFonts w:ascii="Times New Roman" w:hAnsi="Times New Roman" w:cs="Times New Roman"/>
          <w:lang w:val="en-US"/>
        </w:rPr>
        <w:t>);</w:t>
      </w:r>
    </w:p>
    <w:p w14:paraId="1BC97AC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  lux =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event.light</w:t>
      </w:r>
      <w:proofErr w:type="spellEnd"/>
      <w:proofErr w:type="gramEnd"/>
      <w:r w:rsidRPr="00A01A5D">
        <w:rPr>
          <w:rFonts w:ascii="Times New Roman" w:hAnsi="Times New Roman" w:cs="Times New Roman"/>
          <w:lang w:val="en-US"/>
        </w:rPr>
        <w:t>;</w:t>
      </w:r>
    </w:p>
    <w:p w14:paraId="1B790AA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} else {</w:t>
      </w:r>
    </w:p>
    <w:p w14:paraId="0D9B6086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01A5D">
        <w:rPr>
          <w:rFonts w:ascii="Times New Roman" w:hAnsi="Times New Roman" w:cs="Times New Roman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lang w:val="en-US"/>
        </w:rPr>
        <w:t>("</w:t>
      </w:r>
      <w:proofErr w:type="spellStart"/>
      <w:r w:rsidRPr="00A01A5D">
        <w:rPr>
          <w:rFonts w:ascii="Times New Roman" w:hAnsi="Times New Roman" w:cs="Times New Roman"/>
          <w:lang w:val="en-US"/>
        </w:rPr>
        <w:t>Sensor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overload");</w:t>
      </w:r>
    </w:p>
    <w:p w14:paraId="1CD2A7B5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}</w:t>
      </w:r>
    </w:p>
    <w:p w14:paraId="587898F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A01A5D">
        <w:rPr>
          <w:rFonts w:ascii="Times New Roman" w:hAnsi="Times New Roman" w:cs="Times New Roman"/>
          <w:lang w:val="en-US"/>
        </w:rPr>
        <w:t>delay(</w:t>
      </w:r>
      <w:proofErr w:type="gramEnd"/>
      <w:r w:rsidRPr="00A01A5D">
        <w:rPr>
          <w:rFonts w:ascii="Times New Roman" w:hAnsi="Times New Roman" w:cs="Times New Roman"/>
          <w:lang w:val="en-US"/>
        </w:rPr>
        <w:t>250);</w:t>
      </w:r>
    </w:p>
    <w:p w14:paraId="2591A0F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}</w:t>
      </w:r>
    </w:p>
    <w:p w14:paraId="5ED7E32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private:</w:t>
      </w:r>
    </w:p>
    <w:p w14:paraId="1B32A325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A01A5D">
        <w:rPr>
          <w:rFonts w:ascii="Times New Roman" w:hAnsi="Times New Roman" w:cs="Times New Roman"/>
          <w:lang w:val="en-US"/>
        </w:rPr>
        <w:t>configureSensor</w:t>
      </w:r>
      <w:proofErr w:type="spellEnd"/>
      <w:r w:rsidRPr="00A01A5D">
        <w:rPr>
          <w:rFonts w:ascii="Times New Roman" w:hAnsi="Times New Roman" w:cs="Times New Roman"/>
          <w:lang w:val="en-US"/>
        </w:rPr>
        <w:t>(void) {</w:t>
      </w:r>
    </w:p>
    <w:p w14:paraId="00A9709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tsl.enableAutoRange</w:t>
      </w:r>
      <w:proofErr w:type="spellEnd"/>
      <w:proofErr w:type="gramEnd"/>
      <w:r w:rsidRPr="00A01A5D">
        <w:rPr>
          <w:rFonts w:ascii="Times New Roman" w:hAnsi="Times New Roman" w:cs="Times New Roman"/>
          <w:lang w:val="en-US"/>
        </w:rPr>
        <w:t>(true);</w:t>
      </w:r>
    </w:p>
    <w:p w14:paraId="7F51733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tsl.setIntegrationTime</w:t>
      </w:r>
      <w:proofErr w:type="spellEnd"/>
      <w:proofErr w:type="gramEnd"/>
      <w:r w:rsidRPr="00A01A5D">
        <w:rPr>
          <w:rFonts w:ascii="Times New Roman" w:hAnsi="Times New Roman" w:cs="Times New Roman"/>
          <w:lang w:val="en-US"/>
        </w:rPr>
        <w:t>(TSL2561_INTEGRATIONTIME_402MS);</w:t>
      </w:r>
    </w:p>
    <w:p w14:paraId="72BE4326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  }</w:t>
      </w:r>
    </w:p>
    <w:p w14:paraId="0822EE56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};</w:t>
      </w:r>
    </w:p>
    <w:p w14:paraId="3F1E118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7F92B83C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Tsl2561 </w:t>
      </w:r>
      <w:proofErr w:type="spellStart"/>
      <w:r w:rsidRPr="00A01A5D">
        <w:rPr>
          <w:rFonts w:ascii="Times New Roman" w:hAnsi="Times New Roman" w:cs="Times New Roman"/>
          <w:lang w:val="en-US"/>
        </w:rPr>
        <w:t>tsl2561</w:t>
      </w:r>
      <w:proofErr w:type="spellEnd"/>
      <w:r w:rsidRPr="00A01A5D">
        <w:rPr>
          <w:rFonts w:ascii="Times New Roman" w:hAnsi="Times New Roman" w:cs="Times New Roman"/>
          <w:lang w:val="en-US"/>
        </w:rPr>
        <w:t>;</w:t>
      </w:r>
    </w:p>
    <w:p w14:paraId="3AB2DA5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7A6F483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void setup(void) {</w:t>
      </w:r>
    </w:p>
    <w:p w14:paraId="1A33706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ab/>
      </w:r>
      <w:proofErr w:type="spellStart"/>
      <w:r w:rsidRPr="00A01A5D">
        <w:rPr>
          <w:rFonts w:ascii="Times New Roman" w:hAnsi="Times New Roman" w:cs="Times New Roman"/>
          <w:lang w:val="en-US"/>
        </w:rPr>
        <w:t>Serial.begin</w:t>
      </w:r>
      <w:proofErr w:type="spellEnd"/>
      <w:r w:rsidRPr="00A01A5D">
        <w:rPr>
          <w:rFonts w:ascii="Times New Roman" w:hAnsi="Times New Roman" w:cs="Times New Roman"/>
          <w:lang w:val="en-US"/>
        </w:rPr>
        <w:t>(9600);</w:t>
      </w:r>
    </w:p>
    <w:p w14:paraId="426BFF4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ab/>
        <w:t>tsl2561.start();</w:t>
      </w:r>
    </w:p>
    <w:p w14:paraId="442C204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}</w:t>
      </w:r>
    </w:p>
    <w:p w14:paraId="6BE012F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E43BA1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void loop(void) {</w:t>
      </w:r>
    </w:p>
    <w:p w14:paraId="5747A919" w14:textId="77777777" w:rsidR="00EE5B17" w:rsidRPr="008908B5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A01A5D">
        <w:rPr>
          <w:rFonts w:ascii="Times New Roman" w:hAnsi="Times New Roman" w:cs="Times New Roman"/>
          <w:lang w:val="en-US"/>
        </w:rPr>
        <w:tab/>
      </w:r>
      <w:r w:rsidRPr="008908B5">
        <w:rPr>
          <w:rFonts w:ascii="Times New Roman" w:hAnsi="Times New Roman" w:cs="Times New Roman"/>
        </w:rPr>
        <w:t>tsl2561.getLux();</w:t>
      </w:r>
    </w:p>
    <w:p w14:paraId="7DA93165" w14:textId="0FCDD159" w:rsidR="00FF467F" w:rsidRPr="008908B5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>}</w:t>
      </w:r>
    </w:p>
    <w:p w14:paraId="2379BCC5" w14:textId="3B7FE2F9" w:rsidR="00EE5B17" w:rsidRDefault="00EE5B17" w:rsidP="006C615B">
      <w:pPr>
        <w:pStyle w:val="Ttulo1"/>
        <w:keepLines w:val="0"/>
        <w:pageBreakBefore/>
        <w:numPr>
          <w:ilvl w:val="0"/>
          <w:numId w:val="0"/>
        </w:numPr>
        <w:spacing w:before="240" w:after="240" w:line="240" w:lineRule="auto"/>
        <w:ind w:right="0"/>
        <w:jc w:val="left"/>
      </w:pPr>
      <w:bookmarkStart w:id="77" w:name="_Toc143388835"/>
      <w:r w:rsidRPr="00EE5B17">
        <w:lastRenderedPageBreak/>
        <w:t>APÊNDICE 05 – CÓDIGO ANEMOMÊTRO</w:t>
      </w:r>
      <w:bookmarkEnd w:id="77"/>
      <w:r w:rsidRPr="00EE5B17">
        <w:tab/>
      </w:r>
    </w:p>
    <w:p w14:paraId="2AC7CC3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const int </w:t>
      </w:r>
      <w:proofErr w:type="spellStart"/>
      <w:r w:rsidRPr="00A01A5D">
        <w:rPr>
          <w:rFonts w:ascii="Times New Roman" w:hAnsi="Times New Roman" w:cs="Times New Roman"/>
          <w:lang w:val="en-US"/>
        </w:rPr>
        <w:t>RecordTime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3; //Define Measuring Time (Seconds)</w:t>
      </w:r>
    </w:p>
    <w:p w14:paraId="4DF19A1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const int </w:t>
      </w:r>
      <w:proofErr w:type="spellStart"/>
      <w:r w:rsidRPr="00A01A5D">
        <w:rPr>
          <w:rFonts w:ascii="Times New Roman" w:hAnsi="Times New Roman" w:cs="Times New Roman"/>
          <w:lang w:val="en-US"/>
        </w:rPr>
        <w:t>SensorPin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A01A5D">
        <w:rPr>
          <w:rFonts w:ascii="Times New Roman" w:hAnsi="Times New Roman" w:cs="Times New Roman"/>
          <w:lang w:val="en-US"/>
        </w:rPr>
        <w:t>3;  /</w:t>
      </w:r>
      <w:proofErr w:type="gramEnd"/>
      <w:r w:rsidRPr="00A01A5D">
        <w:rPr>
          <w:rFonts w:ascii="Times New Roman" w:hAnsi="Times New Roman" w:cs="Times New Roman"/>
          <w:lang w:val="en-US"/>
        </w:rPr>
        <w:t>/Define Interrupt Pin (2 or 3 @ Arduino Uno)</w:t>
      </w:r>
    </w:p>
    <w:p w14:paraId="48B05A56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30867F1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A01A5D">
        <w:rPr>
          <w:rFonts w:ascii="Times New Roman" w:hAnsi="Times New Roman" w:cs="Times New Roman"/>
          <w:lang w:val="en-US"/>
        </w:rPr>
        <w:t>InterruptCounter</w:t>
      </w:r>
      <w:proofErr w:type="spellEnd"/>
      <w:r w:rsidRPr="00A01A5D">
        <w:rPr>
          <w:rFonts w:ascii="Times New Roman" w:hAnsi="Times New Roman" w:cs="Times New Roman"/>
          <w:lang w:val="en-US"/>
        </w:rPr>
        <w:t>;</w:t>
      </w:r>
    </w:p>
    <w:p w14:paraId="32C76EA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A01A5D">
        <w:rPr>
          <w:rFonts w:ascii="Times New Roman" w:hAnsi="Times New Roman" w:cs="Times New Roman"/>
          <w:lang w:val="en-US"/>
        </w:rPr>
        <w:t>WindSpeed</w:t>
      </w:r>
      <w:proofErr w:type="spellEnd"/>
      <w:r w:rsidRPr="00A01A5D">
        <w:rPr>
          <w:rFonts w:ascii="Times New Roman" w:hAnsi="Times New Roman" w:cs="Times New Roman"/>
          <w:lang w:val="en-US"/>
        </w:rPr>
        <w:t>;</w:t>
      </w:r>
    </w:p>
    <w:p w14:paraId="27EBC9F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1BAFDA6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A01A5D">
        <w:rPr>
          <w:rFonts w:ascii="Times New Roman" w:hAnsi="Times New Roman" w:cs="Times New Roman"/>
          <w:lang w:val="en-US"/>
        </w:rPr>
        <w:t>setup(</w:t>
      </w:r>
      <w:proofErr w:type="gramEnd"/>
      <w:r w:rsidRPr="00A01A5D">
        <w:rPr>
          <w:rFonts w:ascii="Times New Roman" w:hAnsi="Times New Roman" w:cs="Times New Roman"/>
          <w:lang w:val="en-US"/>
        </w:rPr>
        <w:t>)</w:t>
      </w:r>
    </w:p>
    <w:p w14:paraId="445A7AC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{</w:t>
      </w:r>
    </w:p>
    <w:p w14:paraId="5E26256C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Serial.begin</w:t>
      </w:r>
      <w:proofErr w:type="spellEnd"/>
      <w:r w:rsidRPr="00A01A5D">
        <w:rPr>
          <w:rFonts w:ascii="Times New Roman" w:hAnsi="Times New Roman" w:cs="Times New Roman"/>
          <w:lang w:val="en-US"/>
        </w:rPr>
        <w:t>(9600);</w:t>
      </w:r>
    </w:p>
    <w:p w14:paraId="7876925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}</w:t>
      </w:r>
    </w:p>
    <w:p w14:paraId="77D952A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745718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A01A5D">
        <w:rPr>
          <w:rFonts w:ascii="Times New Roman" w:hAnsi="Times New Roman" w:cs="Times New Roman"/>
          <w:lang w:val="en-US"/>
        </w:rPr>
        <w:t>loop(</w:t>
      </w:r>
      <w:proofErr w:type="gramEnd"/>
      <w:r w:rsidRPr="00A01A5D">
        <w:rPr>
          <w:rFonts w:ascii="Times New Roman" w:hAnsi="Times New Roman" w:cs="Times New Roman"/>
          <w:lang w:val="en-US"/>
        </w:rPr>
        <w:t>) {</w:t>
      </w:r>
    </w:p>
    <w:p w14:paraId="6E20B77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meassure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lang w:val="en-US"/>
        </w:rPr>
        <w:t>);</w:t>
      </w:r>
    </w:p>
    <w:p w14:paraId="782BE46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lang w:val="en-US"/>
        </w:rPr>
        <w:t>("Wind Speed: ");</w:t>
      </w:r>
    </w:p>
    <w:p w14:paraId="46E6A4B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spellStart"/>
      <w:r w:rsidRPr="00A01A5D">
        <w:rPr>
          <w:rFonts w:ascii="Times New Roman" w:hAnsi="Times New Roman" w:cs="Times New Roman"/>
          <w:lang w:val="en-US"/>
        </w:rPr>
        <w:t>WindSpeed</w:t>
      </w:r>
      <w:proofErr w:type="spellEnd"/>
      <w:proofErr w:type="gramStart"/>
      <w:r w:rsidRPr="00A01A5D">
        <w:rPr>
          <w:rFonts w:ascii="Times New Roman" w:hAnsi="Times New Roman" w:cs="Times New Roman"/>
          <w:lang w:val="en-US"/>
        </w:rPr>
        <w:t xml:space="preserve">);   </w:t>
      </w:r>
      <w:proofErr w:type="gramEnd"/>
      <w:r w:rsidRPr="00A01A5D">
        <w:rPr>
          <w:rFonts w:ascii="Times New Roman" w:hAnsi="Times New Roman" w:cs="Times New Roman"/>
          <w:lang w:val="en-US"/>
        </w:rPr>
        <w:t xml:space="preserve">    //Speed in km/h</w:t>
      </w:r>
    </w:p>
    <w:p w14:paraId="194A54E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lang w:val="en-US"/>
        </w:rPr>
        <w:t>(" km/h - ");</w:t>
      </w:r>
    </w:p>
    <w:p w14:paraId="53A7F9E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spellStart"/>
      <w:r w:rsidRPr="00A01A5D">
        <w:rPr>
          <w:rFonts w:ascii="Times New Roman" w:hAnsi="Times New Roman" w:cs="Times New Roman"/>
          <w:lang w:val="en-US"/>
        </w:rPr>
        <w:t>WindSpeed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/ 3.6); //Speed in m/s</w:t>
      </w:r>
    </w:p>
    <w:p w14:paraId="6E2A366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lang w:val="en-US"/>
        </w:rPr>
        <w:t>(" m/s");</w:t>
      </w:r>
    </w:p>
    <w:p w14:paraId="64751AE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>}</w:t>
      </w:r>
    </w:p>
    <w:p w14:paraId="7B96E15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64EDDD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void 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meassure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lang w:val="en-US"/>
        </w:rPr>
        <w:t>) {</w:t>
      </w:r>
    </w:p>
    <w:p w14:paraId="7AA1F71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InterruptCounter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0;</w:t>
      </w:r>
    </w:p>
    <w:p w14:paraId="32913A1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attachInterrupt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digitalPinToInterrupt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A01A5D">
        <w:rPr>
          <w:rFonts w:ascii="Times New Roman" w:hAnsi="Times New Roman" w:cs="Times New Roman"/>
          <w:lang w:val="en-US"/>
        </w:rPr>
        <w:t>SensorPin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A01A5D">
        <w:rPr>
          <w:rFonts w:ascii="Times New Roman" w:hAnsi="Times New Roman" w:cs="Times New Roman"/>
          <w:lang w:val="en-US"/>
        </w:rPr>
        <w:t>countup</w:t>
      </w:r>
      <w:proofErr w:type="spellEnd"/>
      <w:r w:rsidRPr="00A01A5D">
        <w:rPr>
          <w:rFonts w:ascii="Times New Roman" w:hAnsi="Times New Roman" w:cs="Times New Roman"/>
          <w:lang w:val="en-US"/>
        </w:rPr>
        <w:t>, RISING);</w:t>
      </w:r>
    </w:p>
    <w:p w14:paraId="086DA32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01A5D">
        <w:rPr>
          <w:rFonts w:ascii="Times New Roman" w:hAnsi="Times New Roman" w:cs="Times New Roman"/>
          <w:lang w:val="en-US"/>
        </w:rPr>
        <w:t>delay(</w:t>
      </w:r>
      <w:proofErr w:type="gramEnd"/>
      <w:r w:rsidRPr="00A01A5D">
        <w:rPr>
          <w:rFonts w:ascii="Times New Roman" w:hAnsi="Times New Roman" w:cs="Times New Roman"/>
          <w:lang w:val="en-US"/>
        </w:rPr>
        <w:t xml:space="preserve">1000 * </w:t>
      </w:r>
      <w:proofErr w:type="spellStart"/>
      <w:r w:rsidRPr="00A01A5D">
        <w:rPr>
          <w:rFonts w:ascii="Times New Roman" w:hAnsi="Times New Roman" w:cs="Times New Roman"/>
          <w:lang w:val="en-US"/>
        </w:rPr>
        <w:t>RecordTime</w:t>
      </w:r>
      <w:proofErr w:type="spellEnd"/>
      <w:r w:rsidRPr="00A01A5D">
        <w:rPr>
          <w:rFonts w:ascii="Times New Roman" w:hAnsi="Times New Roman" w:cs="Times New Roman"/>
          <w:lang w:val="en-US"/>
        </w:rPr>
        <w:t>);</w:t>
      </w:r>
    </w:p>
    <w:p w14:paraId="7119B8A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detachInterrupt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A01A5D">
        <w:rPr>
          <w:rFonts w:ascii="Times New Roman" w:hAnsi="Times New Roman" w:cs="Times New Roman"/>
          <w:lang w:val="en-US"/>
        </w:rPr>
        <w:t>digitalPinToInterrupt</w:t>
      </w:r>
      <w:proofErr w:type="spellEnd"/>
      <w:r w:rsidRPr="00A01A5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A01A5D">
        <w:rPr>
          <w:rFonts w:ascii="Times New Roman" w:hAnsi="Times New Roman" w:cs="Times New Roman"/>
          <w:lang w:val="en-US"/>
        </w:rPr>
        <w:t>SensorPin</w:t>
      </w:r>
      <w:proofErr w:type="spellEnd"/>
      <w:r w:rsidRPr="00A01A5D">
        <w:rPr>
          <w:rFonts w:ascii="Times New Roman" w:hAnsi="Times New Roman" w:cs="Times New Roman"/>
          <w:lang w:val="en-US"/>
        </w:rPr>
        <w:t>));</w:t>
      </w:r>
    </w:p>
    <w:p w14:paraId="02CCFD0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A01A5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lang w:val="en-US"/>
        </w:rPr>
        <w:t>WindSpeed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= (float)</w:t>
      </w:r>
      <w:proofErr w:type="spellStart"/>
      <w:r w:rsidRPr="00A01A5D">
        <w:rPr>
          <w:rFonts w:ascii="Times New Roman" w:hAnsi="Times New Roman" w:cs="Times New Roman"/>
          <w:lang w:val="en-US"/>
        </w:rPr>
        <w:t>InterruptCounter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/ (float)</w:t>
      </w:r>
      <w:proofErr w:type="spellStart"/>
      <w:r w:rsidRPr="00A01A5D">
        <w:rPr>
          <w:rFonts w:ascii="Times New Roman" w:hAnsi="Times New Roman" w:cs="Times New Roman"/>
          <w:lang w:val="en-US"/>
        </w:rPr>
        <w:t>RecordTime</w:t>
      </w:r>
      <w:proofErr w:type="spellEnd"/>
      <w:r w:rsidRPr="00A01A5D">
        <w:rPr>
          <w:rFonts w:ascii="Times New Roman" w:hAnsi="Times New Roman" w:cs="Times New Roman"/>
          <w:lang w:val="en-US"/>
        </w:rPr>
        <w:t xml:space="preserve"> * 2.4;</w:t>
      </w:r>
    </w:p>
    <w:p w14:paraId="0D14288D" w14:textId="77777777" w:rsidR="00EE5B17" w:rsidRPr="008908B5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>}</w:t>
      </w:r>
    </w:p>
    <w:p w14:paraId="59645A60" w14:textId="77777777" w:rsidR="00EE5B17" w:rsidRPr="008908B5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</w:p>
    <w:p w14:paraId="79EC0BB3" w14:textId="77777777" w:rsidR="00EE5B17" w:rsidRPr="008908B5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proofErr w:type="spellStart"/>
      <w:r w:rsidRPr="008908B5">
        <w:rPr>
          <w:rFonts w:ascii="Times New Roman" w:hAnsi="Times New Roman" w:cs="Times New Roman"/>
        </w:rPr>
        <w:t>void</w:t>
      </w:r>
      <w:proofErr w:type="spellEnd"/>
      <w:r w:rsidRPr="008908B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908B5">
        <w:rPr>
          <w:rFonts w:ascii="Times New Roman" w:hAnsi="Times New Roman" w:cs="Times New Roman"/>
        </w:rPr>
        <w:t>countup</w:t>
      </w:r>
      <w:proofErr w:type="spellEnd"/>
      <w:r w:rsidRPr="008908B5">
        <w:rPr>
          <w:rFonts w:ascii="Times New Roman" w:hAnsi="Times New Roman" w:cs="Times New Roman"/>
        </w:rPr>
        <w:t>(</w:t>
      </w:r>
      <w:proofErr w:type="gramEnd"/>
      <w:r w:rsidRPr="008908B5">
        <w:rPr>
          <w:rFonts w:ascii="Times New Roman" w:hAnsi="Times New Roman" w:cs="Times New Roman"/>
        </w:rPr>
        <w:t>) {</w:t>
      </w:r>
    </w:p>
    <w:p w14:paraId="6F89C617" w14:textId="77777777" w:rsidR="00EE5B17" w:rsidRPr="008908B5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</w:t>
      </w:r>
      <w:proofErr w:type="spellStart"/>
      <w:r w:rsidRPr="008908B5">
        <w:rPr>
          <w:rFonts w:ascii="Times New Roman" w:hAnsi="Times New Roman" w:cs="Times New Roman"/>
        </w:rPr>
        <w:t>InterruptCounter</w:t>
      </w:r>
      <w:proofErr w:type="spellEnd"/>
      <w:r w:rsidRPr="008908B5">
        <w:rPr>
          <w:rFonts w:ascii="Times New Roman" w:hAnsi="Times New Roman" w:cs="Times New Roman"/>
        </w:rPr>
        <w:t>++;</w:t>
      </w:r>
    </w:p>
    <w:p w14:paraId="13814822" w14:textId="77777777" w:rsidR="00EE5B17" w:rsidRPr="008908B5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>}</w:t>
      </w:r>
    </w:p>
    <w:p w14:paraId="34333011" w14:textId="61B909DB" w:rsidR="00EE5B17" w:rsidRDefault="00EE5B17" w:rsidP="00EE5B17">
      <w:pPr>
        <w:ind w:left="0" w:firstLine="0"/>
      </w:pPr>
    </w:p>
    <w:p w14:paraId="12BBF7AB" w14:textId="77777777" w:rsidR="00EE5B17" w:rsidRPr="00EE5B17" w:rsidRDefault="00EE5B17" w:rsidP="00EE5B17">
      <w:pPr>
        <w:ind w:left="0" w:firstLine="0"/>
      </w:pPr>
    </w:p>
    <w:p w14:paraId="5C2E36D6" w14:textId="70298649" w:rsidR="00EE5B17" w:rsidRDefault="00EE5B17" w:rsidP="006C615B">
      <w:pPr>
        <w:pStyle w:val="Ttulo1"/>
        <w:numPr>
          <w:ilvl w:val="0"/>
          <w:numId w:val="0"/>
        </w:numPr>
        <w:spacing w:before="240" w:after="240" w:line="240" w:lineRule="auto"/>
        <w:ind w:right="0"/>
        <w:jc w:val="left"/>
      </w:pPr>
      <w:bookmarkStart w:id="78" w:name="_Toc143388836"/>
      <w:r w:rsidRPr="00EE5B17">
        <w:t>APÊNDICE 06 – CÓDIGO FONTE COM INTEGRAÇÃO DOS PRINCIPAIS SENSORES</w:t>
      </w:r>
      <w:bookmarkEnd w:id="78"/>
    </w:p>
    <w:p w14:paraId="326A97E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D49D1">
        <w:rPr>
          <w:rFonts w:ascii="Times New Roman" w:hAnsi="Times New Roman" w:cs="Times New Roman"/>
          <w:lang w:val="en-US"/>
        </w:rPr>
        <w:t>#include &lt;</w:t>
      </w:r>
      <w:proofErr w:type="spellStart"/>
      <w:r w:rsidRPr="00AD49D1">
        <w:rPr>
          <w:rFonts w:ascii="Times New Roman" w:hAnsi="Times New Roman" w:cs="Times New Roman"/>
          <w:lang w:val="en-US"/>
        </w:rPr>
        <w:t>Wire.h</w:t>
      </w:r>
      <w:proofErr w:type="spellEnd"/>
      <w:r w:rsidRPr="00AD49D1">
        <w:rPr>
          <w:rFonts w:ascii="Times New Roman" w:hAnsi="Times New Roman" w:cs="Times New Roman"/>
          <w:lang w:val="en-US"/>
        </w:rPr>
        <w:t>&gt;</w:t>
      </w:r>
    </w:p>
    <w:p w14:paraId="3E5194A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#include &lt;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Adafruit_Sensor.h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&gt;</w:t>
      </w:r>
    </w:p>
    <w:p w14:paraId="5AC1163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#include &lt;Adafruit_TSL2561_U.h&gt;</w:t>
      </w:r>
    </w:p>
    <w:p w14:paraId="3C7F5C95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#include &lt;Adafruit_BME280.h&gt;</w:t>
      </w:r>
    </w:p>
    <w:p w14:paraId="7D0F96F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#define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PressaoaNivelDoMar_HPA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(1013.25)</w:t>
      </w:r>
    </w:p>
    <w:p w14:paraId="5A1F95F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</w:t>
      </w:r>
    </w:p>
    <w:p w14:paraId="08C7FD1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Adafruit_TSL2561_Unified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tsl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Adafruit_TSL2561_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Unified(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TSL2561_ADDR_FLOAT, 12345);</w:t>
      </w:r>
    </w:p>
    <w:p w14:paraId="7B46351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Adafruit_BME280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bme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4F6EF73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6F0DCBD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class Tsl2561 {</w:t>
      </w:r>
    </w:p>
    <w:p w14:paraId="7F5119E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lastRenderedPageBreak/>
        <w:t xml:space="preserve">  public:</w:t>
      </w:r>
    </w:p>
    <w:p w14:paraId="655B418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float lux;</w:t>
      </w:r>
    </w:p>
    <w:p w14:paraId="78EDC21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void 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start(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 {</w:t>
      </w:r>
    </w:p>
    <w:p w14:paraId="543AE0D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if 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(!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tsl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.begin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()) {</w:t>
      </w:r>
    </w:p>
    <w:p w14:paraId="71D069D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("ERROR: No TSL2561");</w:t>
      </w:r>
    </w:p>
    <w:p w14:paraId="6379B08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exit(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0);</w:t>
      </w:r>
    </w:p>
    <w:p w14:paraId="4E7701D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}</w:t>
      </w:r>
    </w:p>
    <w:p w14:paraId="468E6F2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configureSensor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);</w:t>
      </w:r>
    </w:p>
    <w:p w14:paraId="614BAB3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2EF3908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void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getLux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 {</w:t>
      </w:r>
    </w:p>
    <w:p w14:paraId="50FD66E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sensors_event_t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event;</w:t>
      </w:r>
    </w:p>
    <w:p w14:paraId="2462C66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tsl.getEvent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(&amp;event);</w:t>
      </w:r>
    </w:p>
    <w:p w14:paraId="7C612BC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</w:p>
    <w:p w14:paraId="36D8BE5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if (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event.light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 {</w:t>
      </w:r>
    </w:p>
    <w:p w14:paraId="340AFC0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event.light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);</w:t>
      </w:r>
    </w:p>
    <w:p w14:paraId="24736C0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  lux =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event.light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7B03964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} else {</w:t>
      </w:r>
    </w:p>
    <w:p w14:paraId="53A88D1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("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Sensor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overload");</w:t>
      </w:r>
    </w:p>
    <w:p w14:paraId="043A664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}</w:t>
      </w:r>
    </w:p>
    <w:p w14:paraId="4F729C5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delay(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250);</w:t>
      </w:r>
    </w:p>
    <w:p w14:paraId="7AE49AA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2F0F06B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private:</w:t>
      </w:r>
    </w:p>
    <w:p w14:paraId="6E8062F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void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configureSensor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(void) {</w:t>
      </w:r>
    </w:p>
    <w:p w14:paraId="4E62173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tsl.enableAutoRange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(true);</w:t>
      </w:r>
    </w:p>
    <w:p w14:paraId="24227A45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tsl.setIntegrationTime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(TSL2561_INTEGRATIONTIME_402MS);</w:t>
      </w:r>
    </w:p>
    <w:p w14:paraId="59B96D4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39A1155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};</w:t>
      </w:r>
    </w:p>
    <w:p w14:paraId="73BC12A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11237F8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class Bme280 {</w:t>
      </w:r>
    </w:p>
    <w:p w14:paraId="19E0648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public:</w:t>
      </w:r>
    </w:p>
    <w:p w14:paraId="507DDDB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float temp;</w:t>
      </w:r>
    </w:p>
    <w:p w14:paraId="07AECE2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float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umid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58279BD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float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pres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0293442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void 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start(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 {</w:t>
      </w:r>
    </w:p>
    <w:p w14:paraId="66A96D7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bme.begin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(0x76);</w:t>
      </w:r>
    </w:p>
    <w:p w14:paraId="0CD9796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0E122E1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6A80115C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void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getData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 {</w:t>
      </w:r>
    </w:p>
    <w:p w14:paraId="4E26D5C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temp =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bme.readTemperature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();</w:t>
      </w:r>
    </w:p>
    <w:p w14:paraId="42E5227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umid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bme.readHumidity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();</w:t>
      </w:r>
    </w:p>
    <w:p w14:paraId="6B67246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pres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bme.readPressure</w:t>
      </w:r>
      <w:proofErr w:type="spellEnd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() / 100.0F;</w:t>
      </w:r>
    </w:p>
    <w:p w14:paraId="6EEBD3E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682D8BD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};</w:t>
      </w:r>
    </w:p>
    <w:p w14:paraId="365B0DE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5E320DD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class Ml8511 {</w:t>
      </w:r>
    </w:p>
    <w:p w14:paraId="414AF68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public:</w:t>
      </w:r>
    </w:p>
    <w:p w14:paraId="73DFB28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float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uvInt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67D145C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void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getUV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 {</w:t>
      </w:r>
    </w:p>
    <w:p w14:paraId="626DCD0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int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uv_Level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analogRead_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average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UV_OUT);</w:t>
      </w:r>
    </w:p>
    <w:p w14:paraId="2960B16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int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ref_Level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analogRead_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average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REF_3V3);</w:t>
      </w:r>
    </w:p>
    <w:p w14:paraId="7D81DCE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7A03B39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float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output_Voltage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3.3 /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ref_Level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*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uv_Level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7B0DEB3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float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uvIntensity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mapfloat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output_Voltage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, 0.99, 2.8, 0.0, 15.0);</w:t>
      </w:r>
    </w:p>
    <w:p w14:paraId="6004A55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2D4711A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uvInt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uvIntensity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1A7C3B56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2AFD10A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delay(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500);</w:t>
      </w:r>
    </w:p>
    <w:p w14:paraId="4974E2A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2427466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private:</w:t>
      </w:r>
    </w:p>
    <w:p w14:paraId="11C3D5C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int UV_OUT = A0;</w:t>
      </w:r>
    </w:p>
    <w:p w14:paraId="20EDD5C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int REF_3V3 = A1;</w:t>
      </w:r>
    </w:p>
    <w:p w14:paraId="5F2F88B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3D9BADC4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int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analogRead_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average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 xml:space="preserve">int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pinToRead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) {</w:t>
      </w:r>
    </w:p>
    <w:p w14:paraId="18660C4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int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NumberOfSamples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8;</w:t>
      </w:r>
    </w:p>
    <w:p w14:paraId="1DF1ABA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int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runningValue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= 0; </w:t>
      </w:r>
    </w:p>
    <w:p w14:paraId="5B51FCE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73610E3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for(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 xml:space="preserve">int x = 0; x &lt;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NumberOfSamples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 x++)</w:t>
      </w:r>
    </w:p>
    <w:p w14:paraId="6D6AAF4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runningValue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+=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analogRead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pinToRead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);</w:t>
      </w:r>
    </w:p>
    <w:p w14:paraId="30D29D8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runningValue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/=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NumberOfSamples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1AF2AF3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6B39BDE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return(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runningValue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);</w:t>
      </w:r>
    </w:p>
    <w:p w14:paraId="21365135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3BD62A75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222799E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float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mapfloat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 xml:space="preserve">float x, float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in_min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, float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in_max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, float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out_min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, float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out_max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) {</w:t>
      </w:r>
    </w:p>
    <w:p w14:paraId="6449079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  return (x -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in_min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) * (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out_max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-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out_min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) / (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in_max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 -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in_min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 xml:space="preserve">) +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out_min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60B60F2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4370A522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};</w:t>
      </w:r>
    </w:p>
    <w:p w14:paraId="537BF24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5509667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Tsl2561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tsl2561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64AD3F5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Bme280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bme280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6564EC5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Ml8511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ml8511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;</w:t>
      </w:r>
    </w:p>
    <w:p w14:paraId="6BCA99D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567DCD90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void setup(void) {</w:t>
      </w:r>
    </w:p>
    <w:p w14:paraId="3343E72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Serial.begin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(9600);</w:t>
      </w:r>
    </w:p>
    <w:p w14:paraId="4F0794D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tsl2561.start();</w:t>
      </w:r>
    </w:p>
    <w:p w14:paraId="70E5D57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bme280.start();</w:t>
      </w:r>
    </w:p>
    <w:p w14:paraId="3C3C375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}</w:t>
      </w:r>
    </w:p>
    <w:p w14:paraId="6D24B68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347B981C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void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printValues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 {</w:t>
      </w:r>
    </w:p>
    <w:p w14:paraId="04874B35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("BME280: T:");</w:t>
      </w:r>
    </w:p>
    <w:p w14:paraId="555CEC5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(bme280.temp);</w:t>
      </w:r>
    </w:p>
    <w:p w14:paraId="68E3DFB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(" P: ");</w:t>
      </w:r>
    </w:p>
    <w:p w14:paraId="090AFB21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(bme280.pres);</w:t>
      </w:r>
    </w:p>
    <w:p w14:paraId="0550CD93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(" U: ");</w:t>
      </w:r>
    </w:p>
    <w:p w14:paraId="07EB36CE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(bme280.umid);</w:t>
      </w:r>
    </w:p>
    <w:p w14:paraId="65A22B5D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("TSL2561: LUX: ");</w:t>
      </w:r>
    </w:p>
    <w:p w14:paraId="19668746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(tsl2561.lux);</w:t>
      </w:r>
    </w:p>
    <w:p w14:paraId="0D603EE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("ML8511: ");</w:t>
      </w:r>
    </w:p>
    <w:p w14:paraId="4059FFC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Serial.println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(ml8511.uvInt);</w:t>
      </w:r>
    </w:p>
    <w:p w14:paraId="57B669A8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r w:rsidRPr="00A01A5D">
        <w:rPr>
          <w:rFonts w:ascii="Times New Roman" w:hAnsi="Times New Roman" w:cs="Times New Roman"/>
          <w:szCs w:val="24"/>
          <w:lang w:val="en-US"/>
        </w:rPr>
        <w:t>Serial.print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("----------------------------------------------------");</w:t>
      </w:r>
    </w:p>
    <w:p w14:paraId="0C002F3F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lastRenderedPageBreak/>
        <w:t>}</w:t>
      </w:r>
    </w:p>
    <w:p w14:paraId="7E2135DC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5B1C3F0B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void loop(void) {</w:t>
      </w:r>
    </w:p>
    <w:p w14:paraId="65AB683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tsl2561.getLux();</w:t>
      </w:r>
    </w:p>
    <w:p w14:paraId="7BCA741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bme280.getData();</w:t>
      </w:r>
    </w:p>
    <w:p w14:paraId="20D4ED0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ml8511.getUV();</w:t>
      </w:r>
    </w:p>
    <w:p w14:paraId="2395E875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49038BD9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spellStart"/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printValues</w:t>
      </w:r>
      <w:proofErr w:type="spellEnd"/>
      <w:r w:rsidRPr="00A01A5D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);</w:t>
      </w:r>
    </w:p>
    <w:p w14:paraId="2818D84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</w:p>
    <w:p w14:paraId="5C2DEA77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 xml:space="preserve">  </w:t>
      </w:r>
      <w:proofErr w:type="gramStart"/>
      <w:r w:rsidRPr="00A01A5D">
        <w:rPr>
          <w:rFonts w:ascii="Times New Roman" w:hAnsi="Times New Roman" w:cs="Times New Roman"/>
          <w:szCs w:val="24"/>
          <w:lang w:val="en-US"/>
        </w:rPr>
        <w:t>delay(</w:t>
      </w:r>
      <w:proofErr w:type="gramEnd"/>
      <w:r w:rsidRPr="00A01A5D">
        <w:rPr>
          <w:rFonts w:ascii="Times New Roman" w:hAnsi="Times New Roman" w:cs="Times New Roman"/>
          <w:szCs w:val="24"/>
          <w:lang w:val="en-US"/>
        </w:rPr>
        <w:t>1000);</w:t>
      </w:r>
    </w:p>
    <w:p w14:paraId="6888CCCA" w14:textId="77777777" w:rsidR="00EE5B17" w:rsidRPr="00A01A5D" w:rsidRDefault="00EE5B17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szCs w:val="24"/>
          <w:lang w:val="en-US"/>
        </w:rPr>
      </w:pPr>
      <w:r w:rsidRPr="00A01A5D">
        <w:rPr>
          <w:rFonts w:ascii="Times New Roman" w:hAnsi="Times New Roman" w:cs="Times New Roman"/>
          <w:szCs w:val="24"/>
          <w:lang w:val="en-US"/>
        </w:rPr>
        <w:t>}</w:t>
      </w:r>
    </w:p>
    <w:p w14:paraId="76686641" w14:textId="64F71AAC" w:rsidR="00A16502" w:rsidRPr="008908B5" w:rsidRDefault="00A16502" w:rsidP="00A16502">
      <w:pPr>
        <w:pStyle w:val="Ttulo1"/>
        <w:numPr>
          <w:ilvl w:val="0"/>
          <w:numId w:val="0"/>
        </w:numPr>
        <w:spacing w:before="240" w:after="240" w:line="240" w:lineRule="auto"/>
        <w:ind w:right="0"/>
        <w:jc w:val="left"/>
        <w:rPr>
          <w:lang w:val="en-US"/>
        </w:rPr>
      </w:pPr>
      <w:r w:rsidRPr="008908B5">
        <w:rPr>
          <w:lang w:val="en-US"/>
        </w:rPr>
        <w:t xml:space="preserve">APÊNDICE 07 – CÓDIGO </w:t>
      </w:r>
      <w:r w:rsidR="00DF5390" w:rsidRPr="008908B5">
        <w:rPr>
          <w:lang w:val="en-US"/>
        </w:rPr>
        <w:t>FINAL</w:t>
      </w:r>
    </w:p>
    <w:p w14:paraId="126C9D00" w14:textId="1021E5B2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#include &lt;</w:t>
      </w:r>
      <w:proofErr w:type="spellStart"/>
      <w:r w:rsidRPr="00B12289">
        <w:rPr>
          <w:rFonts w:ascii="Times New Roman" w:hAnsi="Times New Roman" w:cs="Times New Roman"/>
          <w:lang w:val="en-US"/>
        </w:rPr>
        <w:t>Wire.h</w:t>
      </w:r>
      <w:proofErr w:type="spellEnd"/>
      <w:r w:rsidRPr="00B12289">
        <w:rPr>
          <w:rFonts w:ascii="Times New Roman" w:hAnsi="Times New Roman" w:cs="Times New Roman"/>
          <w:lang w:val="en-US"/>
        </w:rPr>
        <w:t>&gt;</w:t>
      </w:r>
    </w:p>
    <w:p w14:paraId="6BCFD50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#include &lt;</w:t>
      </w:r>
      <w:proofErr w:type="spellStart"/>
      <w:r w:rsidRPr="00B12289">
        <w:rPr>
          <w:rFonts w:ascii="Times New Roman" w:hAnsi="Times New Roman" w:cs="Times New Roman"/>
          <w:lang w:val="en-US"/>
        </w:rPr>
        <w:t>Adafruit_Sensor.h</w:t>
      </w:r>
      <w:proofErr w:type="spellEnd"/>
      <w:r w:rsidRPr="00B12289">
        <w:rPr>
          <w:rFonts w:ascii="Times New Roman" w:hAnsi="Times New Roman" w:cs="Times New Roman"/>
          <w:lang w:val="en-US"/>
        </w:rPr>
        <w:t>&gt;</w:t>
      </w:r>
    </w:p>
    <w:p w14:paraId="1F2D3B93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#include &lt;Adafruit_TSL2561_U.h&gt;</w:t>
      </w:r>
    </w:p>
    <w:p w14:paraId="255346C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#include &lt;Adafruit_BME280.h&gt;</w:t>
      </w:r>
    </w:p>
    <w:p w14:paraId="06CFFC7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#include &lt;</w:t>
      </w:r>
      <w:proofErr w:type="spellStart"/>
      <w:r w:rsidRPr="00B12289">
        <w:rPr>
          <w:rFonts w:ascii="Times New Roman" w:hAnsi="Times New Roman" w:cs="Times New Roman"/>
          <w:lang w:val="en-US"/>
        </w:rPr>
        <w:t>SPI.h</w:t>
      </w:r>
      <w:proofErr w:type="spellEnd"/>
      <w:r w:rsidRPr="00B12289">
        <w:rPr>
          <w:rFonts w:ascii="Times New Roman" w:hAnsi="Times New Roman" w:cs="Times New Roman"/>
          <w:lang w:val="en-US"/>
        </w:rPr>
        <w:t>&gt;</w:t>
      </w:r>
    </w:p>
    <w:p w14:paraId="7416355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#include &lt;</w:t>
      </w:r>
      <w:proofErr w:type="spellStart"/>
      <w:r w:rsidRPr="00B12289">
        <w:rPr>
          <w:rFonts w:ascii="Times New Roman" w:hAnsi="Times New Roman" w:cs="Times New Roman"/>
          <w:lang w:val="en-US"/>
        </w:rPr>
        <w:t>Ethernet.h</w:t>
      </w:r>
      <w:proofErr w:type="spellEnd"/>
      <w:r w:rsidRPr="00B12289">
        <w:rPr>
          <w:rFonts w:ascii="Times New Roman" w:hAnsi="Times New Roman" w:cs="Times New Roman"/>
          <w:lang w:val="en-US"/>
        </w:rPr>
        <w:t>&gt;</w:t>
      </w:r>
    </w:p>
    <w:p w14:paraId="1308C34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#include &lt;</w:t>
      </w:r>
      <w:proofErr w:type="spellStart"/>
      <w:r w:rsidRPr="00B12289">
        <w:rPr>
          <w:rFonts w:ascii="Times New Roman" w:hAnsi="Times New Roman" w:cs="Times New Roman"/>
          <w:lang w:val="en-US"/>
        </w:rPr>
        <w:t>EthernetUdp.h</w:t>
      </w:r>
      <w:proofErr w:type="spellEnd"/>
      <w:r w:rsidRPr="00B12289">
        <w:rPr>
          <w:rFonts w:ascii="Times New Roman" w:hAnsi="Times New Roman" w:cs="Times New Roman"/>
          <w:lang w:val="en-US"/>
        </w:rPr>
        <w:t>&gt;</w:t>
      </w:r>
    </w:p>
    <w:p w14:paraId="5237C2D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4039D83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#define </w:t>
      </w:r>
      <w:proofErr w:type="spellStart"/>
      <w:r w:rsidRPr="00B12289">
        <w:rPr>
          <w:rFonts w:ascii="Times New Roman" w:hAnsi="Times New Roman" w:cs="Times New Roman"/>
          <w:lang w:val="en-US"/>
        </w:rPr>
        <w:t>PressaoaNivelDoMar_HPA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(1013.25)</w:t>
      </w:r>
    </w:p>
    <w:p w14:paraId="0627AAD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</w:t>
      </w:r>
    </w:p>
    <w:p w14:paraId="3AD1C82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Adafruit_TSL2561_Unified </w:t>
      </w:r>
      <w:proofErr w:type="spellStart"/>
      <w:r w:rsidRPr="00B12289">
        <w:rPr>
          <w:rFonts w:ascii="Times New Roman" w:hAnsi="Times New Roman" w:cs="Times New Roman"/>
          <w:lang w:val="en-US"/>
        </w:rPr>
        <w:t>tsl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Adafruit_TSL2561_</w:t>
      </w:r>
      <w:proofErr w:type="gramStart"/>
      <w:r w:rsidRPr="00B12289">
        <w:rPr>
          <w:rFonts w:ascii="Times New Roman" w:hAnsi="Times New Roman" w:cs="Times New Roman"/>
          <w:lang w:val="en-US"/>
        </w:rPr>
        <w:t>Unified(</w:t>
      </w:r>
      <w:proofErr w:type="gramEnd"/>
      <w:r w:rsidRPr="00B12289">
        <w:rPr>
          <w:rFonts w:ascii="Times New Roman" w:hAnsi="Times New Roman" w:cs="Times New Roman"/>
          <w:lang w:val="en-US"/>
        </w:rPr>
        <w:t>TSL2561_ADDR_FLOAT, 12345);</w:t>
      </w:r>
    </w:p>
    <w:p w14:paraId="1CF970E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Adafruit_BME280 </w:t>
      </w:r>
      <w:proofErr w:type="spellStart"/>
      <w:r w:rsidRPr="00B12289">
        <w:rPr>
          <w:rFonts w:ascii="Times New Roman" w:hAnsi="Times New Roman" w:cs="Times New Roman"/>
          <w:lang w:val="en-US"/>
        </w:rPr>
        <w:t>bme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286CAF0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C843F7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byte </w:t>
      </w:r>
      <w:proofErr w:type="gramStart"/>
      <w:r w:rsidRPr="00B12289">
        <w:rPr>
          <w:rFonts w:ascii="Times New Roman" w:hAnsi="Times New Roman" w:cs="Times New Roman"/>
          <w:lang w:val="en-US"/>
        </w:rPr>
        <w:t>mac[</w:t>
      </w:r>
      <w:proofErr w:type="gramEnd"/>
      <w:r w:rsidRPr="00B12289">
        <w:rPr>
          <w:rFonts w:ascii="Times New Roman" w:hAnsi="Times New Roman" w:cs="Times New Roman"/>
          <w:lang w:val="en-US"/>
        </w:rPr>
        <w:t>] = { 0xDE, 0xAD, 0xBE, 0xEF, 0xFE, 0xED };</w:t>
      </w:r>
    </w:p>
    <w:p w14:paraId="2884A05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307DBB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proofErr w:type="spellStart"/>
      <w:r w:rsidRPr="00B12289">
        <w:rPr>
          <w:rFonts w:ascii="Times New Roman" w:hAnsi="Times New Roman" w:cs="Times New Roman"/>
          <w:lang w:val="en-US"/>
        </w:rPr>
        <w:t>IPAddress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serverIP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192, 168, 43, 36);</w:t>
      </w:r>
    </w:p>
    <w:p w14:paraId="5F8582A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B12289">
        <w:rPr>
          <w:rFonts w:ascii="Times New Roman" w:hAnsi="Times New Roman" w:cs="Times New Roman"/>
          <w:lang w:val="en-US"/>
        </w:rPr>
        <w:t>serverPort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5290; //5290</w:t>
      </w:r>
    </w:p>
    <w:p w14:paraId="1FF1315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char </w:t>
      </w:r>
      <w:proofErr w:type="gramStart"/>
      <w:r w:rsidRPr="00B12289">
        <w:rPr>
          <w:rFonts w:ascii="Times New Roman" w:hAnsi="Times New Roman" w:cs="Times New Roman"/>
          <w:lang w:val="en-US"/>
        </w:rPr>
        <w:t>path[</w:t>
      </w:r>
      <w:proofErr w:type="gramEnd"/>
      <w:r w:rsidRPr="00B12289">
        <w:rPr>
          <w:rFonts w:ascii="Times New Roman" w:hAnsi="Times New Roman" w:cs="Times New Roman"/>
          <w:lang w:val="en-US"/>
        </w:rPr>
        <w:t>] = "/";</w:t>
      </w:r>
    </w:p>
    <w:p w14:paraId="02FE685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74F6937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proofErr w:type="spellStart"/>
      <w:r w:rsidRPr="00B12289">
        <w:rPr>
          <w:rFonts w:ascii="Times New Roman" w:hAnsi="Times New Roman" w:cs="Times New Roman"/>
          <w:lang w:val="en-US"/>
        </w:rPr>
        <w:t>EthernetClient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client;</w:t>
      </w:r>
    </w:p>
    <w:p w14:paraId="3285559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403071C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B12289">
        <w:rPr>
          <w:rFonts w:ascii="Times New Roman" w:hAnsi="Times New Roman" w:cs="Times New Roman"/>
          <w:lang w:val="en-US"/>
        </w:rPr>
        <w:t>InterruptCounter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1D89611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3A5E96F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void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countup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59D2FD0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InterruptCounter</w:t>
      </w:r>
      <w:proofErr w:type="spellEnd"/>
      <w:r w:rsidRPr="00B12289">
        <w:rPr>
          <w:rFonts w:ascii="Times New Roman" w:hAnsi="Times New Roman" w:cs="Times New Roman"/>
          <w:lang w:val="en-US"/>
        </w:rPr>
        <w:t>++;</w:t>
      </w:r>
    </w:p>
    <w:p w14:paraId="0E424B0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}</w:t>
      </w:r>
    </w:p>
    <w:p w14:paraId="20449EE3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3903A6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B12289">
        <w:rPr>
          <w:rFonts w:ascii="Times New Roman" w:hAnsi="Times New Roman" w:cs="Times New Roman"/>
          <w:lang w:val="en-US"/>
        </w:rPr>
        <w:t>Anemometro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{</w:t>
      </w:r>
    </w:p>
    <w:p w14:paraId="4F1DC71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private:</w:t>
      </w:r>
    </w:p>
    <w:p w14:paraId="446B2A8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const int </w:t>
      </w:r>
      <w:proofErr w:type="spellStart"/>
      <w:r w:rsidRPr="00B12289">
        <w:rPr>
          <w:rFonts w:ascii="Times New Roman" w:hAnsi="Times New Roman" w:cs="Times New Roman"/>
          <w:lang w:val="en-US"/>
        </w:rPr>
        <w:t>RecordTime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3;</w:t>
      </w:r>
    </w:p>
    <w:p w14:paraId="5E4C265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const int </w:t>
      </w:r>
      <w:proofErr w:type="spellStart"/>
      <w:r w:rsidRPr="00B12289">
        <w:rPr>
          <w:rFonts w:ascii="Times New Roman" w:hAnsi="Times New Roman" w:cs="Times New Roman"/>
          <w:lang w:val="en-US"/>
        </w:rPr>
        <w:t>SensorPin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3;</w:t>
      </w:r>
    </w:p>
    <w:p w14:paraId="2A6867A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25DF99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meassure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6A3BFF7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InterruptCounter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0;</w:t>
      </w:r>
    </w:p>
    <w:p w14:paraId="1AC4AFF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attachInterrupt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digitalPinToInterrupt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B12289">
        <w:rPr>
          <w:rFonts w:ascii="Times New Roman" w:hAnsi="Times New Roman" w:cs="Times New Roman"/>
          <w:lang w:val="en-US"/>
        </w:rPr>
        <w:t>SensorPin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B12289">
        <w:rPr>
          <w:rFonts w:ascii="Times New Roman" w:hAnsi="Times New Roman" w:cs="Times New Roman"/>
          <w:lang w:val="en-US"/>
        </w:rPr>
        <w:t>countup</w:t>
      </w:r>
      <w:proofErr w:type="spellEnd"/>
      <w:r w:rsidRPr="00B12289">
        <w:rPr>
          <w:rFonts w:ascii="Times New Roman" w:hAnsi="Times New Roman" w:cs="Times New Roman"/>
          <w:lang w:val="en-US"/>
        </w:rPr>
        <w:t>, RISING);</w:t>
      </w:r>
    </w:p>
    <w:p w14:paraId="069F232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lastRenderedPageBreak/>
        <w:t xml:space="preserve">      </w:t>
      </w:r>
      <w:proofErr w:type="gramStart"/>
      <w:r w:rsidRPr="00B12289">
        <w:rPr>
          <w:rFonts w:ascii="Times New Roman" w:hAnsi="Times New Roman" w:cs="Times New Roman"/>
          <w:lang w:val="en-US"/>
        </w:rPr>
        <w:t>delay(</w:t>
      </w:r>
      <w:proofErr w:type="gramEnd"/>
      <w:r w:rsidRPr="00B12289">
        <w:rPr>
          <w:rFonts w:ascii="Times New Roman" w:hAnsi="Times New Roman" w:cs="Times New Roman"/>
          <w:lang w:val="en-US"/>
        </w:rPr>
        <w:t xml:space="preserve">1000 * </w:t>
      </w:r>
      <w:proofErr w:type="spellStart"/>
      <w:r w:rsidRPr="00B12289">
        <w:rPr>
          <w:rFonts w:ascii="Times New Roman" w:hAnsi="Times New Roman" w:cs="Times New Roman"/>
          <w:lang w:val="en-US"/>
        </w:rPr>
        <w:t>RecordTime</w:t>
      </w:r>
      <w:proofErr w:type="spellEnd"/>
      <w:r w:rsidRPr="00B12289">
        <w:rPr>
          <w:rFonts w:ascii="Times New Roman" w:hAnsi="Times New Roman" w:cs="Times New Roman"/>
          <w:lang w:val="en-US"/>
        </w:rPr>
        <w:t>);</w:t>
      </w:r>
    </w:p>
    <w:p w14:paraId="2215084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detachInterrupt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digitalPinToInterrupt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B12289">
        <w:rPr>
          <w:rFonts w:ascii="Times New Roman" w:hAnsi="Times New Roman" w:cs="Times New Roman"/>
          <w:lang w:val="en-US"/>
        </w:rPr>
        <w:t>SensorPin</w:t>
      </w:r>
      <w:proofErr w:type="spellEnd"/>
      <w:r w:rsidRPr="00B12289">
        <w:rPr>
          <w:rFonts w:ascii="Times New Roman" w:hAnsi="Times New Roman" w:cs="Times New Roman"/>
          <w:lang w:val="en-US"/>
        </w:rPr>
        <w:t>));</w:t>
      </w:r>
    </w:p>
    <w:p w14:paraId="1BEC707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WindSpeed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(float)</w:t>
      </w:r>
      <w:proofErr w:type="spellStart"/>
      <w:r w:rsidRPr="00B12289">
        <w:rPr>
          <w:rFonts w:ascii="Times New Roman" w:hAnsi="Times New Roman" w:cs="Times New Roman"/>
          <w:lang w:val="en-US"/>
        </w:rPr>
        <w:t>InterruptCounter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/ (float)</w:t>
      </w:r>
      <w:proofErr w:type="spellStart"/>
      <w:r w:rsidRPr="00B12289">
        <w:rPr>
          <w:rFonts w:ascii="Times New Roman" w:hAnsi="Times New Roman" w:cs="Times New Roman"/>
          <w:lang w:val="en-US"/>
        </w:rPr>
        <w:t>RecordTime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* 2.4;</w:t>
      </w:r>
    </w:p>
    <w:p w14:paraId="58A2DCF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7B04E7B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63A69D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public:</w:t>
      </w:r>
    </w:p>
    <w:p w14:paraId="09FA470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B12289">
        <w:rPr>
          <w:rFonts w:ascii="Times New Roman" w:hAnsi="Times New Roman" w:cs="Times New Roman"/>
          <w:lang w:val="en-US"/>
        </w:rPr>
        <w:t>WindSpeed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618391B0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F78E4F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getData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2BF5351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meassure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);</w:t>
      </w:r>
    </w:p>
    <w:p w14:paraId="7901BCB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52B2B09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};</w:t>
      </w:r>
    </w:p>
    <w:p w14:paraId="2C2E974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126F797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B12289">
        <w:rPr>
          <w:rFonts w:ascii="Times New Roman" w:hAnsi="Times New Roman" w:cs="Times New Roman"/>
          <w:lang w:val="en-US"/>
        </w:rPr>
        <w:t>Pluviometro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{</w:t>
      </w:r>
    </w:p>
    <w:p w14:paraId="59943DF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private:</w:t>
      </w:r>
    </w:p>
    <w:p w14:paraId="271A4E9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const float </w:t>
      </w:r>
      <w:proofErr w:type="spellStart"/>
      <w:r w:rsidRPr="00B12289">
        <w:rPr>
          <w:rFonts w:ascii="Times New Roman" w:hAnsi="Times New Roman" w:cs="Times New Roman"/>
          <w:lang w:val="en-US"/>
        </w:rPr>
        <w:t>mmPerPulse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0.173;</w:t>
      </w:r>
    </w:p>
    <w:p w14:paraId="3745446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int sensor = 0;</w:t>
      </w:r>
    </w:p>
    <w:p w14:paraId="775F006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B12289">
        <w:rPr>
          <w:rFonts w:ascii="Times New Roman" w:hAnsi="Times New Roman" w:cs="Times New Roman"/>
          <w:lang w:val="en-US"/>
        </w:rPr>
        <w:t>statusBefore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0;</w:t>
      </w:r>
    </w:p>
    <w:p w14:paraId="12A07F50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3240E393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getMm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7E674B20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r w:rsidRPr="008908B5">
        <w:rPr>
          <w:rFonts w:ascii="Times New Roman" w:hAnsi="Times New Roman" w:cs="Times New Roman"/>
        </w:rPr>
        <w:t>for (</w:t>
      </w:r>
      <w:proofErr w:type="spellStart"/>
      <w:r w:rsidRPr="008908B5">
        <w:rPr>
          <w:rFonts w:ascii="Times New Roman" w:hAnsi="Times New Roman" w:cs="Times New Roman"/>
        </w:rPr>
        <w:t>int</w:t>
      </w:r>
      <w:proofErr w:type="spellEnd"/>
      <w:r w:rsidRPr="008908B5">
        <w:rPr>
          <w:rFonts w:ascii="Times New Roman" w:hAnsi="Times New Roman" w:cs="Times New Roman"/>
        </w:rPr>
        <w:t xml:space="preserve"> n = 0; n &lt;= 30; n++) {</w:t>
      </w:r>
    </w:p>
    <w:p w14:paraId="5BBA0AD3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  sensor = </w:t>
      </w:r>
      <w:proofErr w:type="spellStart"/>
      <w:proofErr w:type="gramStart"/>
      <w:r w:rsidRPr="008908B5">
        <w:rPr>
          <w:rFonts w:ascii="Times New Roman" w:hAnsi="Times New Roman" w:cs="Times New Roman"/>
        </w:rPr>
        <w:t>digitalRead</w:t>
      </w:r>
      <w:proofErr w:type="spellEnd"/>
      <w:r w:rsidRPr="008908B5">
        <w:rPr>
          <w:rFonts w:ascii="Times New Roman" w:hAnsi="Times New Roman" w:cs="Times New Roman"/>
        </w:rPr>
        <w:t>(</w:t>
      </w:r>
      <w:proofErr w:type="gramEnd"/>
      <w:r w:rsidRPr="008908B5">
        <w:rPr>
          <w:rFonts w:ascii="Times New Roman" w:hAnsi="Times New Roman" w:cs="Times New Roman"/>
        </w:rPr>
        <w:t>9);</w:t>
      </w:r>
    </w:p>
    <w:p w14:paraId="0B3E38C4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</w:t>
      </w:r>
    </w:p>
    <w:p w14:paraId="6D14713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8908B5">
        <w:rPr>
          <w:rFonts w:ascii="Times New Roman" w:hAnsi="Times New Roman" w:cs="Times New Roman"/>
        </w:rPr>
        <w:t xml:space="preserve">        </w:t>
      </w:r>
      <w:r w:rsidRPr="00B12289">
        <w:rPr>
          <w:rFonts w:ascii="Times New Roman" w:hAnsi="Times New Roman" w:cs="Times New Roman"/>
          <w:lang w:val="en-US"/>
        </w:rPr>
        <w:t>if (</w:t>
      </w:r>
      <w:proofErr w:type="gramStart"/>
      <w:r w:rsidRPr="00B12289">
        <w:rPr>
          <w:rFonts w:ascii="Times New Roman" w:hAnsi="Times New Roman" w:cs="Times New Roman"/>
          <w:lang w:val="en-US"/>
        </w:rPr>
        <w:t>sensor !</w:t>
      </w:r>
      <w:proofErr w:type="gramEnd"/>
      <w:r w:rsidRPr="00B12289">
        <w:rPr>
          <w:rFonts w:ascii="Times New Roman" w:hAnsi="Times New Roman" w:cs="Times New Roman"/>
          <w:lang w:val="en-US"/>
        </w:rPr>
        <w:t xml:space="preserve">= </w:t>
      </w:r>
      <w:proofErr w:type="spellStart"/>
      <w:r w:rsidRPr="00B12289">
        <w:rPr>
          <w:rFonts w:ascii="Times New Roman" w:hAnsi="Times New Roman" w:cs="Times New Roman"/>
          <w:lang w:val="en-US"/>
        </w:rPr>
        <w:t>statusBefore</w:t>
      </w:r>
      <w:proofErr w:type="spellEnd"/>
      <w:r w:rsidRPr="00B12289">
        <w:rPr>
          <w:rFonts w:ascii="Times New Roman" w:hAnsi="Times New Roman" w:cs="Times New Roman"/>
          <w:lang w:val="en-US"/>
        </w:rPr>
        <w:t>) {</w:t>
      </w:r>
    </w:p>
    <w:p w14:paraId="44477BA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r w:rsidRPr="00B12289">
        <w:rPr>
          <w:rFonts w:ascii="Times New Roman" w:hAnsi="Times New Roman" w:cs="Times New Roman"/>
          <w:lang w:val="en-US"/>
        </w:rPr>
        <w:t>mmTotal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12289">
        <w:rPr>
          <w:rFonts w:ascii="Times New Roman" w:hAnsi="Times New Roman" w:cs="Times New Roman"/>
          <w:lang w:val="en-US"/>
        </w:rPr>
        <w:t>mmTotal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B12289">
        <w:rPr>
          <w:rFonts w:ascii="Times New Roman" w:hAnsi="Times New Roman" w:cs="Times New Roman"/>
          <w:lang w:val="en-US"/>
        </w:rPr>
        <w:t>mmPerPulse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055EC20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}</w:t>
      </w:r>
    </w:p>
    <w:p w14:paraId="1F476283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B12289">
        <w:rPr>
          <w:rFonts w:ascii="Times New Roman" w:hAnsi="Times New Roman" w:cs="Times New Roman"/>
          <w:lang w:val="en-US"/>
        </w:rPr>
        <w:t>delay(</w:t>
      </w:r>
      <w:proofErr w:type="gramEnd"/>
      <w:r w:rsidRPr="00B12289">
        <w:rPr>
          <w:rFonts w:ascii="Times New Roman" w:hAnsi="Times New Roman" w:cs="Times New Roman"/>
          <w:lang w:val="en-US"/>
        </w:rPr>
        <w:t>100);</w:t>
      </w:r>
    </w:p>
    <w:p w14:paraId="109B03C0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2289">
        <w:rPr>
          <w:rFonts w:ascii="Times New Roman" w:hAnsi="Times New Roman" w:cs="Times New Roman"/>
          <w:lang w:val="en-US"/>
        </w:rPr>
        <w:t>statusBefore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sensor;</w:t>
      </w:r>
    </w:p>
    <w:p w14:paraId="25EB8D2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}</w:t>
      </w:r>
    </w:p>
    <w:p w14:paraId="5892F80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1942A6E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2D09846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public:</w:t>
      </w:r>
    </w:p>
    <w:p w14:paraId="6129E5E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B12289">
        <w:rPr>
          <w:rFonts w:ascii="Times New Roman" w:hAnsi="Times New Roman" w:cs="Times New Roman"/>
          <w:lang w:val="en-US"/>
        </w:rPr>
        <w:t>mmTotal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0;</w:t>
      </w:r>
    </w:p>
    <w:p w14:paraId="1F665B8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34D2779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B12289">
        <w:rPr>
          <w:rFonts w:ascii="Times New Roman" w:hAnsi="Times New Roman" w:cs="Times New Roman"/>
          <w:lang w:val="en-US"/>
        </w:rPr>
        <w:t>start(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0942365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pinMode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9, INPUT);</w:t>
      </w:r>
    </w:p>
    <w:p w14:paraId="4C2A9B3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1990718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555F3F5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getData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420F13B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getMm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);</w:t>
      </w:r>
    </w:p>
    <w:p w14:paraId="577495D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2EA5600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};</w:t>
      </w:r>
    </w:p>
    <w:p w14:paraId="1962B1B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7A49390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class Tsl2561 {</w:t>
      </w:r>
    </w:p>
    <w:p w14:paraId="661EE46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public:</w:t>
      </w:r>
    </w:p>
    <w:p w14:paraId="4A2CB86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visible;</w:t>
      </w:r>
    </w:p>
    <w:p w14:paraId="30AB2CB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inf;</w:t>
      </w:r>
    </w:p>
    <w:p w14:paraId="31DF7ED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612ACF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B12289">
        <w:rPr>
          <w:rFonts w:ascii="Times New Roman" w:hAnsi="Times New Roman" w:cs="Times New Roman"/>
          <w:lang w:val="en-US"/>
        </w:rPr>
        <w:t>start(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758260E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if </w:t>
      </w:r>
      <w:proofErr w:type="gramStart"/>
      <w:r w:rsidRPr="00B12289">
        <w:rPr>
          <w:rFonts w:ascii="Times New Roman" w:hAnsi="Times New Roman" w:cs="Times New Roman"/>
          <w:lang w:val="en-US"/>
        </w:rPr>
        <w:t>(!</w:t>
      </w:r>
      <w:proofErr w:type="spellStart"/>
      <w:r w:rsidRPr="00B12289">
        <w:rPr>
          <w:rFonts w:ascii="Times New Roman" w:hAnsi="Times New Roman" w:cs="Times New Roman"/>
          <w:lang w:val="en-US"/>
        </w:rPr>
        <w:t>tsl</w:t>
      </w:r>
      <w:proofErr w:type="gramEnd"/>
      <w:r w:rsidRPr="00B12289">
        <w:rPr>
          <w:rFonts w:ascii="Times New Roman" w:hAnsi="Times New Roman" w:cs="Times New Roman"/>
          <w:lang w:val="en-US"/>
        </w:rPr>
        <w:t>.begin</w:t>
      </w:r>
      <w:proofErr w:type="spellEnd"/>
      <w:r w:rsidRPr="00B12289">
        <w:rPr>
          <w:rFonts w:ascii="Times New Roman" w:hAnsi="Times New Roman" w:cs="Times New Roman"/>
          <w:lang w:val="en-US"/>
        </w:rPr>
        <w:t>()) {</w:t>
      </w:r>
    </w:p>
    <w:p w14:paraId="25CCBB0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Serial.println</w:t>
      </w:r>
      <w:proofErr w:type="spellEnd"/>
      <w:r w:rsidRPr="00B12289">
        <w:rPr>
          <w:rFonts w:ascii="Times New Roman" w:hAnsi="Times New Roman" w:cs="Times New Roman"/>
          <w:lang w:val="en-US"/>
        </w:rPr>
        <w:t>("ERROR: No TSL2561");</w:t>
      </w:r>
    </w:p>
    <w:p w14:paraId="3A3033C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B12289">
        <w:rPr>
          <w:rFonts w:ascii="Times New Roman" w:hAnsi="Times New Roman" w:cs="Times New Roman"/>
          <w:lang w:val="en-US"/>
        </w:rPr>
        <w:t>exit(</w:t>
      </w:r>
      <w:proofErr w:type="gramEnd"/>
      <w:r w:rsidRPr="00B12289">
        <w:rPr>
          <w:rFonts w:ascii="Times New Roman" w:hAnsi="Times New Roman" w:cs="Times New Roman"/>
          <w:lang w:val="en-US"/>
        </w:rPr>
        <w:t>0);</w:t>
      </w:r>
    </w:p>
    <w:p w14:paraId="663FBF5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}</w:t>
      </w:r>
    </w:p>
    <w:p w14:paraId="369B9F0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configureSensor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);</w:t>
      </w:r>
    </w:p>
    <w:p w14:paraId="0B31B60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0D1FF6A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1E45C6D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getLux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75EA416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uint16_t broadband;</w:t>
      </w:r>
    </w:p>
    <w:p w14:paraId="36DD078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uint16_t </w:t>
      </w:r>
      <w:proofErr w:type="spellStart"/>
      <w:r w:rsidRPr="00B12289">
        <w:rPr>
          <w:rFonts w:ascii="Times New Roman" w:hAnsi="Times New Roman" w:cs="Times New Roman"/>
          <w:lang w:val="en-US"/>
        </w:rPr>
        <w:t>ir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5877B05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2B41C8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tsl.getLuminosity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(&amp;broadband, &amp;</w:t>
      </w:r>
      <w:proofErr w:type="spellStart"/>
      <w:r w:rsidRPr="00B12289">
        <w:rPr>
          <w:rFonts w:ascii="Times New Roman" w:hAnsi="Times New Roman" w:cs="Times New Roman"/>
          <w:lang w:val="en-US"/>
        </w:rPr>
        <w:t>ir</w:t>
      </w:r>
      <w:proofErr w:type="spellEnd"/>
      <w:r w:rsidRPr="00B12289">
        <w:rPr>
          <w:rFonts w:ascii="Times New Roman" w:hAnsi="Times New Roman" w:cs="Times New Roman"/>
          <w:lang w:val="en-US"/>
        </w:rPr>
        <w:t>);</w:t>
      </w:r>
    </w:p>
    <w:p w14:paraId="52B7E9C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inf = </w:t>
      </w:r>
      <w:proofErr w:type="spellStart"/>
      <w:r w:rsidRPr="00B12289">
        <w:rPr>
          <w:rFonts w:ascii="Times New Roman" w:hAnsi="Times New Roman" w:cs="Times New Roman"/>
          <w:lang w:val="en-US"/>
        </w:rPr>
        <w:t>ir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74900C4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visible =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tsl.calculateLux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 xml:space="preserve">(broadband, </w:t>
      </w:r>
      <w:proofErr w:type="spellStart"/>
      <w:r w:rsidRPr="00B12289">
        <w:rPr>
          <w:rFonts w:ascii="Times New Roman" w:hAnsi="Times New Roman" w:cs="Times New Roman"/>
          <w:lang w:val="en-US"/>
        </w:rPr>
        <w:t>ir</w:t>
      </w:r>
      <w:proofErr w:type="spellEnd"/>
      <w:r w:rsidRPr="00B12289">
        <w:rPr>
          <w:rFonts w:ascii="Times New Roman" w:hAnsi="Times New Roman" w:cs="Times New Roman"/>
          <w:lang w:val="en-US"/>
        </w:rPr>
        <w:t>);</w:t>
      </w:r>
    </w:p>
    <w:p w14:paraId="5533C4E0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3E14B15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3AE4735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private:</w:t>
      </w:r>
    </w:p>
    <w:p w14:paraId="692A439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B12289">
        <w:rPr>
          <w:rFonts w:ascii="Times New Roman" w:hAnsi="Times New Roman" w:cs="Times New Roman"/>
          <w:lang w:val="en-US"/>
        </w:rPr>
        <w:t>configureSensor</w:t>
      </w:r>
      <w:proofErr w:type="spellEnd"/>
      <w:r w:rsidRPr="00B12289">
        <w:rPr>
          <w:rFonts w:ascii="Times New Roman" w:hAnsi="Times New Roman" w:cs="Times New Roman"/>
          <w:lang w:val="en-US"/>
        </w:rPr>
        <w:t>(void) {</w:t>
      </w:r>
    </w:p>
    <w:p w14:paraId="157020B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tsl.enableAutoRange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(true);</w:t>
      </w:r>
    </w:p>
    <w:p w14:paraId="09A502E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tsl.setIntegrationTime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(TSL2561_INTEGRATIONTIME_402MS);</w:t>
      </w:r>
    </w:p>
    <w:p w14:paraId="1A6CFE4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6263E9F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};</w:t>
      </w:r>
    </w:p>
    <w:p w14:paraId="2E14AD4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A49891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class Bme280 {</w:t>
      </w:r>
    </w:p>
    <w:p w14:paraId="221D059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public:</w:t>
      </w:r>
    </w:p>
    <w:p w14:paraId="4E6BF0E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temp;</w:t>
      </w:r>
    </w:p>
    <w:p w14:paraId="1E04DA1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B12289">
        <w:rPr>
          <w:rFonts w:ascii="Times New Roman" w:hAnsi="Times New Roman" w:cs="Times New Roman"/>
          <w:lang w:val="en-US"/>
        </w:rPr>
        <w:t>umid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3B2F122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B12289">
        <w:rPr>
          <w:rFonts w:ascii="Times New Roman" w:hAnsi="Times New Roman" w:cs="Times New Roman"/>
          <w:lang w:val="en-US"/>
        </w:rPr>
        <w:t>pres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17D8105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56F715C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B12289">
        <w:rPr>
          <w:rFonts w:ascii="Times New Roman" w:hAnsi="Times New Roman" w:cs="Times New Roman"/>
          <w:lang w:val="en-US"/>
        </w:rPr>
        <w:t>start(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600BFE30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bme.begin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(0x76);</w:t>
      </w:r>
    </w:p>
    <w:p w14:paraId="4723516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30F7A23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27169C6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getData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297AEA6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temp =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bme.readTemperature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();</w:t>
      </w:r>
    </w:p>
    <w:p w14:paraId="6B7EE96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umid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bme.readHumidity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();</w:t>
      </w:r>
    </w:p>
    <w:p w14:paraId="7ECCDD8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pres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bme.readPressure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() / 100.0F;</w:t>
      </w:r>
    </w:p>
    <w:p w14:paraId="145C287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2E8A1B2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};</w:t>
      </w:r>
    </w:p>
    <w:p w14:paraId="0340758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5AEA2F2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class Ml8511 {</w:t>
      </w:r>
    </w:p>
    <w:p w14:paraId="6521082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public:</w:t>
      </w:r>
    </w:p>
    <w:p w14:paraId="3F43789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B12289">
        <w:rPr>
          <w:rFonts w:ascii="Times New Roman" w:hAnsi="Times New Roman" w:cs="Times New Roman"/>
          <w:lang w:val="en-US"/>
        </w:rPr>
        <w:t>uvInt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1A77302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getUV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697FDB9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int </w:t>
      </w:r>
      <w:proofErr w:type="spellStart"/>
      <w:r w:rsidRPr="00B12289">
        <w:rPr>
          <w:rFonts w:ascii="Times New Roman" w:hAnsi="Times New Roman" w:cs="Times New Roman"/>
          <w:lang w:val="en-US"/>
        </w:rPr>
        <w:t>uv_Level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12289">
        <w:rPr>
          <w:rFonts w:ascii="Times New Roman" w:hAnsi="Times New Roman" w:cs="Times New Roman"/>
          <w:lang w:val="en-US"/>
        </w:rPr>
        <w:t>analogRead_</w:t>
      </w:r>
      <w:proofErr w:type="gramStart"/>
      <w:r w:rsidRPr="00B12289">
        <w:rPr>
          <w:rFonts w:ascii="Times New Roman" w:hAnsi="Times New Roman" w:cs="Times New Roman"/>
          <w:lang w:val="en-US"/>
        </w:rPr>
        <w:t>average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UV_OUT);</w:t>
      </w:r>
    </w:p>
    <w:p w14:paraId="6918980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int </w:t>
      </w:r>
      <w:proofErr w:type="spellStart"/>
      <w:r w:rsidRPr="00B12289">
        <w:rPr>
          <w:rFonts w:ascii="Times New Roman" w:hAnsi="Times New Roman" w:cs="Times New Roman"/>
          <w:lang w:val="en-US"/>
        </w:rPr>
        <w:t>ref_Level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12289">
        <w:rPr>
          <w:rFonts w:ascii="Times New Roman" w:hAnsi="Times New Roman" w:cs="Times New Roman"/>
          <w:lang w:val="en-US"/>
        </w:rPr>
        <w:t>analogRead_</w:t>
      </w:r>
      <w:proofErr w:type="gramStart"/>
      <w:r w:rsidRPr="00B12289">
        <w:rPr>
          <w:rFonts w:ascii="Times New Roman" w:hAnsi="Times New Roman" w:cs="Times New Roman"/>
          <w:lang w:val="en-US"/>
        </w:rPr>
        <w:t>average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REF_3V3);</w:t>
      </w:r>
    </w:p>
    <w:p w14:paraId="6F8E4D9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41447BE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float </w:t>
      </w:r>
      <w:proofErr w:type="spellStart"/>
      <w:r w:rsidRPr="00B12289">
        <w:rPr>
          <w:rFonts w:ascii="Times New Roman" w:hAnsi="Times New Roman" w:cs="Times New Roman"/>
          <w:lang w:val="en-US"/>
        </w:rPr>
        <w:t>output_Voltage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3.3 / </w:t>
      </w:r>
      <w:proofErr w:type="spellStart"/>
      <w:r w:rsidRPr="00B12289">
        <w:rPr>
          <w:rFonts w:ascii="Times New Roman" w:hAnsi="Times New Roman" w:cs="Times New Roman"/>
          <w:lang w:val="en-US"/>
        </w:rPr>
        <w:t>ref_Level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B12289">
        <w:rPr>
          <w:rFonts w:ascii="Times New Roman" w:hAnsi="Times New Roman" w:cs="Times New Roman"/>
          <w:lang w:val="en-US"/>
        </w:rPr>
        <w:t>uv_Level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7B51BD6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float </w:t>
      </w:r>
      <w:proofErr w:type="spellStart"/>
      <w:r w:rsidRPr="00B12289">
        <w:rPr>
          <w:rFonts w:ascii="Times New Roman" w:hAnsi="Times New Roman" w:cs="Times New Roman"/>
          <w:lang w:val="en-US"/>
        </w:rPr>
        <w:t>uvIntensity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mapfloat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B12289">
        <w:rPr>
          <w:rFonts w:ascii="Times New Roman" w:hAnsi="Times New Roman" w:cs="Times New Roman"/>
          <w:lang w:val="en-US"/>
        </w:rPr>
        <w:t>output_Voltage</w:t>
      </w:r>
      <w:proofErr w:type="spellEnd"/>
      <w:r w:rsidRPr="00B12289">
        <w:rPr>
          <w:rFonts w:ascii="Times New Roman" w:hAnsi="Times New Roman" w:cs="Times New Roman"/>
          <w:lang w:val="en-US"/>
        </w:rPr>
        <w:t>, 0.99, 2.8, 0.0, 15.0);</w:t>
      </w:r>
    </w:p>
    <w:p w14:paraId="09DC27F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5DF6A2E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uvInt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12289">
        <w:rPr>
          <w:rFonts w:ascii="Times New Roman" w:hAnsi="Times New Roman" w:cs="Times New Roman"/>
          <w:lang w:val="en-US"/>
        </w:rPr>
        <w:t>uvIntensity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59D5104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5DDF284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B12289">
        <w:rPr>
          <w:rFonts w:ascii="Times New Roman" w:hAnsi="Times New Roman" w:cs="Times New Roman"/>
          <w:lang w:val="en-US"/>
        </w:rPr>
        <w:t>delay(</w:t>
      </w:r>
      <w:proofErr w:type="gramEnd"/>
      <w:r w:rsidRPr="00B12289">
        <w:rPr>
          <w:rFonts w:ascii="Times New Roman" w:hAnsi="Times New Roman" w:cs="Times New Roman"/>
          <w:lang w:val="en-US"/>
        </w:rPr>
        <w:t>500);</w:t>
      </w:r>
    </w:p>
    <w:p w14:paraId="5518D82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3529180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private:</w:t>
      </w:r>
    </w:p>
    <w:p w14:paraId="048B7F7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int UV_OUT = A0;</w:t>
      </w:r>
    </w:p>
    <w:p w14:paraId="76A4BCA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int REF_3V3 = A1;</w:t>
      </w:r>
    </w:p>
    <w:p w14:paraId="28E76CF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514C7FC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B12289">
        <w:rPr>
          <w:rFonts w:ascii="Times New Roman" w:hAnsi="Times New Roman" w:cs="Times New Roman"/>
          <w:lang w:val="en-US"/>
        </w:rPr>
        <w:t>analogRead_</w:t>
      </w:r>
      <w:proofErr w:type="gramStart"/>
      <w:r w:rsidRPr="00B12289">
        <w:rPr>
          <w:rFonts w:ascii="Times New Roman" w:hAnsi="Times New Roman" w:cs="Times New Roman"/>
          <w:lang w:val="en-US"/>
        </w:rPr>
        <w:t>average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B12289">
        <w:rPr>
          <w:rFonts w:ascii="Times New Roman" w:hAnsi="Times New Roman" w:cs="Times New Roman"/>
          <w:lang w:val="en-US"/>
        </w:rPr>
        <w:t>pinToRead</w:t>
      </w:r>
      <w:proofErr w:type="spellEnd"/>
      <w:r w:rsidRPr="00B12289">
        <w:rPr>
          <w:rFonts w:ascii="Times New Roman" w:hAnsi="Times New Roman" w:cs="Times New Roman"/>
          <w:lang w:val="en-US"/>
        </w:rPr>
        <w:t>) {</w:t>
      </w:r>
    </w:p>
    <w:p w14:paraId="7ECE974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int </w:t>
      </w:r>
      <w:proofErr w:type="spellStart"/>
      <w:r w:rsidRPr="00B12289">
        <w:rPr>
          <w:rFonts w:ascii="Times New Roman" w:hAnsi="Times New Roman" w:cs="Times New Roman"/>
          <w:lang w:val="en-US"/>
        </w:rPr>
        <w:t>NumberOfSamples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8;</w:t>
      </w:r>
    </w:p>
    <w:p w14:paraId="568F9D5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int </w:t>
      </w:r>
      <w:proofErr w:type="spellStart"/>
      <w:r w:rsidRPr="00B12289">
        <w:rPr>
          <w:rFonts w:ascii="Times New Roman" w:hAnsi="Times New Roman" w:cs="Times New Roman"/>
          <w:lang w:val="en-US"/>
        </w:rPr>
        <w:t>runningValue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0; </w:t>
      </w:r>
    </w:p>
    <w:p w14:paraId="5E95201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19FD501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B12289">
        <w:rPr>
          <w:rFonts w:ascii="Times New Roman" w:hAnsi="Times New Roman" w:cs="Times New Roman"/>
          <w:lang w:val="en-US"/>
        </w:rPr>
        <w:t>for(</w:t>
      </w:r>
      <w:proofErr w:type="gramEnd"/>
      <w:r w:rsidRPr="00B12289">
        <w:rPr>
          <w:rFonts w:ascii="Times New Roman" w:hAnsi="Times New Roman" w:cs="Times New Roman"/>
          <w:lang w:val="en-US"/>
        </w:rPr>
        <w:t xml:space="preserve">int x = 0; x &lt; </w:t>
      </w:r>
      <w:proofErr w:type="spellStart"/>
      <w:r w:rsidRPr="00B12289">
        <w:rPr>
          <w:rFonts w:ascii="Times New Roman" w:hAnsi="Times New Roman" w:cs="Times New Roman"/>
          <w:lang w:val="en-US"/>
        </w:rPr>
        <w:t>NumberOfSamples</w:t>
      </w:r>
      <w:proofErr w:type="spellEnd"/>
      <w:r w:rsidRPr="00B12289">
        <w:rPr>
          <w:rFonts w:ascii="Times New Roman" w:hAnsi="Times New Roman" w:cs="Times New Roman"/>
          <w:lang w:val="en-US"/>
        </w:rPr>
        <w:t>; x++)</w:t>
      </w:r>
    </w:p>
    <w:p w14:paraId="25F5BF7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2289">
        <w:rPr>
          <w:rFonts w:ascii="Times New Roman" w:hAnsi="Times New Roman" w:cs="Times New Roman"/>
          <w:lang w:val="en-US"/>
        </w:rPr>
        <w:t>runningValue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+= </w:t>
      </w:r>
      <w:proofErr w:type="spellStart"/>
      <w:r w:rsidRPr="00B12289">
        <w:rPr>
          <w:rFonts w:ascii="Times New Roman" w:hAnsi="Times New Roman" w:cs="Times New Roman"/>
          <w:lang w:val="en-US"/>
        </w:rPr>
        <w:t>analogRead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spellStart"/>
      <w:r w:rsidRPr="00B12289">
        <w:rPr>
          <w:rFonts w:ascii="Times New Roman" w:hAnsi="Times New Roman" w:cs="Times New Roman"/>
          <w:lang w:val="en-US"/>
        </w:rPr>
        <w:t>pinToRead</w:t>
      </w:r>
      <w:proofErr w:type="spellEnd"/>
      <w:r w:rsidRPr="00B12289">
        <w:rPr>
          <w:rFonts w:ascii="Times New Roman" w:hAnsi="Times New Roman" w:cs="Times New Roman"/>
          <w:lang w:val="en-US"/>
        </w:rPr>
        <w:t>);</w:t>
      </w:r>
    </w:p>
    <w:p w14:paraId="5FBE4A6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runningValue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/= </w:t>
      </w:r>
      <w:proofErr w:type="spellStart"/>
      <w:r w:rsidRPr="00B12289">
        <w:rPr>
          <w:rFonts w:ascii="Times New Roman" w:hAnsi="Times New Roman" w:cs="Times New Roman"/>
          <w:lang w:val="en-US"/>
        </w:rPr>
        <w:t>NumberOfSamples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223886D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D9AB063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return(</w:t>
      </w:r>
      <w:proofErr w:type="spellStart"/>
      <w:r w:rsidRPr="00B12289">
        <w:rPr>
          <w:rFonts w:ascii="Times New Roman" w:hAnsi="Times New Roman" w:cs="Times New Roman"/>
          <w:lang w:val="en-US"/>
        </w:rPr>
        <w:t>runningValue</w:t>
      </w:r>
      <w:proofErr w:type="spellEnd"/>
      <w:r w:rsidRPr="00B12289">
        <w:rPr>
          <w:rFonts w:ascii="Times New Roman" w:hAnsi="Times New Roman" w:cs="Times New Roman"/>
          <w:lang w:val="en-US"/>
        </w:rPr>
        <w:t>);</w:t>
      </w:r>
    </w:p>
    <w:p w14:paraId="626DB99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2675471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7C3545D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mapfloat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 xml:space="preserve">float x, float </w:t>
      </w:r>
      <w:proofErr w:type="spellStart"/>
      <w:r w:rsidRPr="00B12289">
        <w:rPr>
          <w:rFonts w:ascii="Times New Roman" w:hAnsi="Times New Roman" w:cs="Times New Roman"/>
          <w:lang w:val="en-US"/>
        </w:rPr>
        <w:t>in_min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in_max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out_min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out_max</w:t>
      </w:r>
      <w:proofErr w:type="spellEnd"/>
      <w:r w:rsidRPr="00B12289">
        <w:rPr>
          <w:rFonts w:ascii="Times New Roman" w:hAnsi="Times New Roman" w:cs="Times New Roman"/>
          <w:lang w:val="en-US"/>
        </w:rPr>
        <w:t>) {</w:t>
      </w:r>
    </w:p>
    <w:p w14:paraId="22C67A4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return (x - </w:t>
      </w:r>
      <w:proofErr w:type="spellStart"/>
      <w:r w:rsidRPr="00B12289">
        <w:rPr>
          <w:rFonts w:ascii="Times New Roman" w:hAnsi="Times New Roman" w:cs="Times New Roman"/>
          <w:lang w:val="en-US"/>
        </w:rPr>
        <w:t>in_min</w:t>
      </w:r>
      <w:proofErr w:type="spellEnd"/>
      <w:r w:rsidRPr="00B12289">
        <w:rPr>
          <w:rFonts w:ascii="Times New Roman" w:hAnsi="Times New Roman" w:cs="Times New Roman"/>
          <w:lang w:val="en-US"/>
        </w:rPr>
        <w:t>) * (</w:t>
      </w:r>
      <w:proofErr w:type="spellStart"/>
      <w:r w:rsidRPr="00B12289">
        <w:rPr>
          <w:rFonts w:ascii="Times New Roman" w:hAnsi="Times New Roman" w:cs="Times New Roman"/>
          <w:lang w:val="en-US"/>
        </w:rPr>
        <w:t>out_max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B12289">
        <w:rPr>
          <w:rFonts w:ascii="Times New Roman" w:hAnsi="Times New Roman" w:cs="Times New Roman"/>
          <w:lang w:val="en-US"/>
        </w:rPr>
        <w:t>out_min</w:t>
      </w:r>
      <w:proofErr w:type="spellEnd"/>
      <w:r w:rsidRPr="00B12289">
        <w:rPr>
          <w:rFonts w:ascii="Times New Roman" w:hAnsi="Times New Roman" w:cs="Times New Roman"/>
          <w:lang w:val="en-US"/>
        </w:rPr>
        <w:t>) / (</w:t>
      </w:r>
      <w:proofErr w:type="spellStart"/>
      <w:r w:rsidRPr="00B12289">
        <w:rPr>
          <w:rFonts w:ascii="Times New Roman" w:hAnsi="Times New Roman" w:cs="Times New Roman"/>
          <w:lang w:val="en-US"/>
        </w:rPr>
        <w:t>in_max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B12289">
        <w:rPr>
          <w:rFonts w:ascii="Times New Roman" w:hAnsi="Times New Roman" w:cs="Times New Roman"/>
          <w:lang w:val="en-US"/>
        </w:rPr>
        <w:t>in_min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) + </w:t>
      </w:r>
      <w:proofErr w:type="spellStart"/>
      <w:r w:rsidRPr="00B12289">
        <w:rPr>
          <w:rFonts w:ascii="Times New Roman" w:hAnsi="Times New Roman" w:cs="Times New Roman"/>
          <w:lang w:val="en-US"/>
        </w:rPr>
        <w:t>out_min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334D5F1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3A45CDC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};</w:t>
      </w:r>
    </w:p>
    <w:p w14:paraId="22F3E54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1B0493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class W5100 {</w:t>
      </w:r>
    </w:p>
    <w:p w14:paraId="62F563B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public:</w:t>
      </w:r>
    </w:p>
    <w:p w14:paraId="7AFF988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B12289">
        <w:rPr>
          <w:rFonts w:ascii="Times New Roman" w:hAnsi="Times New Roman" w:cs="Times New Roman"/>
          <w:lang w:val="en-US"/>
        </w:rPr>
        <w:t>start(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3A8A9E13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Ethernet.begin</w:t>
      </w:r>
      <w:proofErr w:type="spellEnd"/>
      <w:r w:rsidRPr="00B12289">
        <w:rPr>
          <w:rFonts w:ascii="Times New Roman" w:hAnsi="Times New Roman" w:cs="Times New Roman"/>
          <w:lang w:val="en-US"/>
        </w:rPr>
        <w:t>(mac);</w:t>
      </w:r>
    </w:p>
    <w:p w14:paraId="72DF197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macAddress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getMacAddress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);</w:t>
      </w:r>
    </w:p>
    <w:p w14:paraId="73E1C16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}</w:t>
      </w:r>
    </w:p>
    <w:p w14:paraId="36C562F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4D72496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B12289">
        <w:rPr>
          <w:rFonts w:ascii="Times New Roman" w:hAnsi="Times New Roman" w:cs="Times New Roman"/>
          <w:lang w:val="en-US"/>
        </w:rPr>
        <w:t>send(</w:t>
      </w:r>
      <w:proofErr w:type="gramEnd"/>
      <w:r w:rsidRPr="00B12289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B12289">
        <w:rPr>
          <w:rFonts w:ascii="Times New Roman" w:hAnsi="Times New Roman" w:cs="Times New Roman"/>
          <w:lang w:val="en-US"/>
        </w:rPr>
        <w:t>temperatura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pressao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umidade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luzUV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luzNormal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luzInfravermelha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velocidadeVento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nivelPrecipitacao</w:t>
      </w:r>
      <w:proofErr w:type="spellEnd"/>
      <w:r w:rsidRPr="00B12289">
        <w:rPr>
          <w:rFonts w:ascii="Times New Roman" w:hAnsi="Times New Roman" w:cs="Times New Roman"/>
          <w:lang w:val="en-US"/>
        </w:rPr>
        <w:t>) {</w:t>
      </w:r>
    </w:p>
    <w:p w14:paraId="34773D60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8908B5">
        <w:rPr>
          <w:rFonts w:ascii="Times New Roman" w:hAnsi="Times New Roman" w:cs="Times New Roman"/>
        </w:rPr>
        <w:t>post(</w:t>
      </w:r>
      <w:proofErr w:type="gramEnd"/>
      <w:r w:rsidRPr="008908B5">
        <w:rPr>
          <w:rFonts w:ascii="Times New Roman" w:hAnsi="Times New Roman" w:cs="Times New Roman"/>
        </w:rPr>
        <w:t xml:space="preserve">temperatura, </w:t>
      </w:r>
      <w:proofErr w:type="spellStart"/>
      <w:r w:rsidRPr="008908B5">
        <w:rPr>
          <w:rFonts w:ascii="Times New Roman" w:hAnsi="Times New Roman" w:cs="Times New Roman"/>
        </w:rPr>
        <w:t>pressao</w:t>
      </w:r>
      <w:proofErr w:type="spellEnd"/>
      <w:r w:rsidRPr="008908B5">
        <w:rPr>
          <w:rFonts w:ascii="Times New Roman" w:hAnsi="Times New Roman" w:cs="Times New Roman"/>
        </w:rPr>
        <w:t xml:space="preserve">, umidade, </w:t>
      </w:r>
      <w:proofErr w:type="spellStart"/>
      <w:r w:rsidRPr="008908B5">
        <w:rPr>
          <w:rFonts w:ascii="Times New Roman" w:hAnsi="Times New Roman" w:cs="Times New Roman"/>
        </w:rPr>
        <w:t>luzUV</w:t>
      </w:r>
      <w:proofErr w:type="spellEnd"/>
      <w:r w:rsidRPr="008908B5">
        <w:rPr>
          <w:rFonts w:ascii="Times New Roman" w:hAnsi="Times New Roman" w:cs="Times New Roman"/>
        </w:rPr>
        <w:t xml:space="preserve">, </w:t>
      </w:r>
      <w:proofErr w:type="spellStart"/>
      <w:r w:rsidRPr="008908B5">
        <w:rPr>
          <w:rFonts w:ascii="Times New Roman" w:hAnsi="Times New Roman" w:cs="Times New Roman"/>
        </w:rPr>
        <w:t>luzNormal</w:t>
      </w:r>
      <w:proofErr w:type="spellEnd"/>
      <w:r w:rsidRPr="008908B5">
        <w:rPr>
          <w:rFonts w:ascii="Times New Roman" w:hAnsi="Times New Roman" w:cs="Times New Roman"/>
        </w:rPr>
        <w:t xml:space="preserve">, </w:t>
      </w:r>
      <w:proofErr w:type="spellStart"/>
      <w:r w:rsidRPr="008908B5">
        <w:rPr>
          <w:rFonts w:ascii="Times New Roman" w:hAnsi="Times New Roman" w:cs="Times New Roman"/>
        </w:rPr>
        <w:t>luzInfravermelha</w:t>
      </w:r>
      <w:proofErr w:type="spellEnd"/>
      <w:r w:rsidRPr="008908B5">
        <w:rPr>
          <w:rFonts w:ascii="Times New Roman" w:hAnsi="Times New Roman" w:cs="Times New Roman"/>
        </w:rPr>
        <w:t xml:space="preserve">, </w:t>
      </w:r>
      <w:proofErr w:type="spellStart"/>
      <w:r w:rsidRPr="008908B5">
        <w:rPr>
          <w:rFonts w:ascii="Times New Roman" w:hAnsi="Times New Roman" w:cs="Times New Roman"/>
        </w:rPr>
        <w:t>velocidadeVento</w:t>
      </w:r>
      <w:proofErr w:type="spellEnd"/>
      <w:r w:rsidRPr="008908B5">
        <w:rPr>
          <w:rFonts w:ascii="Times New Roman" w:hAnsi="Times New Roman" w:cs="Times New Roman"/>
        </w:rPr>
        <w:t xml:space="preserve">, </w:t>
      </w:r>
      <w:proofErr w:type="spellStart"/>
      <w:r w:rsidRPr="008908B5">
        <w:rPr>
          <w:rFonts w:ascii="Times New Roman" w:hAnsi="Times New Roman" w:cs="Times New Roman"/>
        </w:rPr>
        <w:t>nivelPrecipitacao</w:t>
      </w:r>
      <w:proofErr w:type="spellEnd"/>
      <w:r w:rsidRPr="008908B5">
        <w:rPr>
          <w:rFonts w:ascii="Times New Roman" w:hAnsi="Times New Roman" w:cs="Times New Roman"/>
        </w:rPr>
        <w:t>);</w:t>
      </w:r>
    </w:p>
    <w:p w14:paraId="5D7A6BD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8908B5">
        <w:rPr>
          <w:rFonts w:ascii="Times New Roman" w:hAnsi="Times New Roman" w:cs="Times New Roman"/>
        </w:rPr>
        <w:t xml:space="preserve">    </w:t>
      </w:r>
      <w:r w:rsidRPr="00B12289">
        <w:rPr>
          <w:rFonts w:ascii="Times New Roman" w:hAnsi="Times New Roman" w:cs="Times New Roman"/>
          <w:lang w:val="en-US"/>
        </w:rPr>
        <w:t>}</w:t>
      </w:r>
    </w:p>
    <w:p w14:paraId="3C88A48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private:</w:t>
      </w:r>
    </w:p>
    <w:p w14:paraId="611D6F9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String </w:t>
      </w:r>
      <w:proofErr w:type="spellStart"/>
      <w:r w:rsidRPr="00B12289">
        <w:rPr>
          <w:rFonts w:ascii="Times New Roman" w:hAnsi="Times New Roman" w:cs="Times New Roman"/>
          <w:lang w:val="en-US"/>
        </w:rPr>
        <w:t>macAddress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414EE0C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0A12F65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String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getMacAddress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1481F1C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byte </w:t>
      </w:r>
      <w:proofErr w:type="gramStart"/>
      <w:r w:rsidRPr="00B12289">
        <w:rPr>
          <w:rFonts w:ascii="Times New Roman" w:hAnsi="Times New Roman" w:cs="Times New Roman"/>
          <w:lang w:val="en-US"/>
        </w:rPr>
        <w:t>mac[</w:t>
      </w:r>
      <w:proofErr w:type="gramEnd"/>
      <w:r w:rsidRPr="00B12289">
        <w:rPr>
          <w:rFonts w:ascii="Times New Roman" w:hAnsi="Times New Roman" w:cs="Times New Roman"/>
          <w:lang w:val="en-US"/>
        </w:rPr>
        <w:t>6];</w:t>
      </w:r>
    </w:p>
    <w:p w14:paraId="582433C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String </w:t>
      </w:r>
      <w:proofErr w:type="spellStart"/>
      <w:r w:rsidRPr="00B12289">
        <w:rPr>
          <w:rFonts w:ascii="Times New Roman" w:hAnsi="Times New Roman" w:cs="Times New Roman"/>
          <w:lang w:val="en-US"/>
        </w:rPr>
        <w:t>macAddr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"";</w:t>
      </w:r>
    </w:p>
    <w:p w14:paraId="7FE3621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</w:p>
    <w:p w14:paraId="5137BFE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B12289">
        <w:rPr>
          <w:rFonts w:ascii="Times New Roman" w:hAnsi="Times New Roman" w:cs="Times New Roman"/>
          <w:lang w:val="en-US"/>
        </w:rPr>
        <w:t>Ethernet.MACAddress</w:t>
      </w:r>
      <w:proofErr w:type="spellEnd"/>
      <w:r w:rsidRPr="00B12289">
        <w:rPr>
          <w:rFonts w:ascii="Times New Roman" w:hAnsi="Times New Roman" w:cs="Times New Roman"/>
          <w:lang w:val="en-US"/>
        </w:rPr>
        <w:t>(mac);</w:t>
      </w:r>
    </w:p>
    <w:p w14:paraId="62CB261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for (int </w:t>
      </w:r>
      <w:proofErr w:type="spellStart"/>
      <w:r w:rsidRPr="00B12289">
        <w:rPr>
          <w:rFonts w:ascii="Times New Roman" w:hAnsi="Times New Roman" w:cs="Times New Roman"/>
          <w:lang w:val="en-US"/>
        </w:rPr>
        <w:t>i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12289">
        <w:rPr>
          <w:rFonts w:ascii="Times New Roman" w:hAnsi="Times New Roman" w:cs="Times New Roman"/>
          <w:lang w:val="en-US"/>
        </w:rPr>
        <w:t>i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&lt; 6; ++</w:t>
      </w:r>
      <w:proofErr w:type="spellStart"/>
      <w:r w:rsidRPr="00B12289">
        <w:rPr>
          <w:rFonts w:ascii="Times New Roman" w:hAnsi="Times New Roman" w:cs="Times New Roman"/>
          <w:lang w:val="en-US"/>
        </w:rPr>
        <w:t>i</w:t>
      </w:r>
      <w:proofErr w:type="spellEnd"/>
      <w:r w:rsidRPr="00B12289">
        <w:rPr>
          <w:rFonts w:ascii="Times New Roman" w:hAnsi="Times New Roman" w:cs="Times New Roman"/>
          <w:lang w:val="en-US"/>
        </w:rPr>
        <w:t>) {</w:t>
      </w:r>
    </w:p>
    <w:p w14:paraId="26811A4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  if (mac[</w:t>
      </w:r>
      <w:proofErr w:type="spellStart"/>
      <w:r w:rsidRPr="00B12289">
        <w:rPr>
          <w:rFonts w:ascii="Times New Roman" w:hAnsi="Times New Roman" w:cs="Times New Roman"/>
          <w:lang w:val="en-US"/>
        </w:rPr>
        <w:t>i</w:t>
      </w:r>
      <w:proofErr w:type="spellEnd"/>
      <w:r w:rsidRPr="00B12289">
        <w:rPr>
          <w:rFonts w:ascii="Times New Roman" w:hAnsi="Times New Roman" w:cs="Times New Roman"/>
          <w:lang w:val="en-US"/>
        </w:rPr>
        <w:t>] &lt; 16) {</w:t>
      </w:r>
    </w:p>
    <w:p w14:paraId="41D9A1B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      </w:t>
      </w:r>
      <w:proofErr w:type="spellStart"/>
      <w:r w:rsidRPr="00B12289">
        <w:rPr>
          <w:rFonts w:ascii="Times New Roman" w:hAnsi="Times New Roman" w:cs="Times New Roman"/>
          <w:lang w:val="en-US"/>
        </w:rPr>
        <w:t>macAddr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+= "0";</w:t>
      </w:r>
    </w:p>
    <w:p w14:paraId="551D720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  }</w:t>
      </w:r>
    </w:p>
    <w:p w14:paraId="65AC1EC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r w:rsidRPr="00B12289">
        <w:rPr>
          <w:rFonts w:ascii="Times New Roman" w:hAnsi="Times New Roman" w:cs="Times New Roman"/>
          <w:lang w:val="en-US"/>
        </w:rPr>
        <w:t>macAddr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+= String(mac[</w:t>
      </w:r>
      <w:proofErr w:type="spellStart"/>
      <w:r w:rsidRPr="00B12289">
        <w:rPr>
          <w:rFonts w:ascii="Times New Roman" w:hAnsi="Times New Roman" w:cs="Times New Roman"/>
          <w:lang w:val="en-US"/>
        </w:rPr>
        <w:t>i</w:t>
      </w:r>
      <w:proofErr w:type="spellEnd"/>
      <w:r w:rsidRPr="00B12289">
        <w:rPr>
          <w:rFonts w:ascii="Times New Roman" w:hAnsi="Times New Roman" w:cs="Times New Roman"/>
          <w:lang w:val="en-US"/>
        </w:rPr>
        <w:t>], HEX);</w:t>
      </w:r>
    </w:p>
    <w:p w14:paraId="1725A6E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  if (</w:t>
      </w:r>
      <w:proofErr w:type="spellStart"/>
      <w:r w:rsidRPr="00B12289">
        <w:rPr>
          <w:rFonts w:ascii="Times New Roman" w:hAnsi="Times New Roman" w:cs="Times New Roman"/>
          <w:lang w:val="en-US"/>
        </w:rPr>
        <w:t>i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&lt; 5) {</w:t>
      </w:r>
    </w:p>
    <w:p w14:paraId="1A80303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      </w:t>
      </w:r>
      <w:proofErr w:type="spellStart"/>
      <w:r w:rsidRPr="00B12289">
        <w:rPr>
          <w:rFonts w:ascii="Times New Roman" w:hAnsi="Times New Roman" w:cs="Times New Roman"/>
          <w:lang w:val="en-US"/>
        </w:rPr>
        <w:t>macAddr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 += ":";</w:t>
      </w:r>
    </w:p>
    <w:p w14:paraId="42C5F74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lastRenderedPageBreak/>
        <w:t xml:space="preserve">          }</w:t>
      </w:r>
    </w:p>
    <w:p w14:paraId="3FAC6E6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}</w:t>
      </w:r>
    </w:p>
    <w:p w14:paraId="551553A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return </w:t>
      </w:r>
      <w:proofErr w:type="spellStart"/>
      <w:r w:rsidRPr="00B12289">
        <w:rPr>
          <w:rFonts w:ascii="Times New Roman" w:hAnsi="Times New Roman" w:cs="Times New Roman"/>
          <w:lang w:val="en-US"/>
        </w:rPr>
        <w:t>macAddr</w:t>
      </w:r>
      <w:proofErr w:type="spellEnd"/>
      <w:r w:rsidRPr="00B12289">
        <w:rPr>
          <w:rFonts w:ascii="Times New Roman" w:hAnsi="Times New Roman" w:cs="Times New Roman"/>
          <w:lang w:val="en-US"/>
        </w:rPr>
        <w:t>;</w:t>
      </w:r>
    </w:p>
    <w:p w14:paraId="2E379B9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}</w:t>
      </w:r>
    </w:p>
    <w:p w14:paraId="2657D85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1313C3E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void </w:t>
      </w:r>
      <w:proofErr w:type="gramStart"/>
      <w:r w:rsidRPr="00B12289">
        <w:rPr>
          <w:rFonts w:ascii="Times New Roman" w:hAnsi="Times New Roman" w:cs="Times New Roman"/>
          <w:lang w:val="en-US"/>
        </w:rPr>
        <w:t>post(</w:t>
      </w:r>
      <w:proofErr w:type="gramEnd"/>
      <w:r w:rsidRPr="00B12289">
        <w:rPr>
          <w:rFonts w:ascii="Times New Roman" w:hAnsi="Times New Roman" w:cs="Times New Roman"/>
          <w:lang w:val="en-US"/>
        </w:rPr>
        <w:t xml:space="preserve">float </w:t>
      </w:r>
      <w:proofErr w:type="spellStart"/>
      <w:r w:rsidRPr="00B12289">
        <w:rPr>
          <w:rFonts w:ascii="Times New Roman" w:hAnsi="Times New Roman" w:cs="Times New Roman"/>
          <w:lang w:val="en-US"/>
        </w:rPr>
        <w:t>temperatura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pressao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umidade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luzUV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luzNormal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luzInfravermelha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velocidadeVento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float </w:t>
      </w:r>
      <w:proofErr w:type="spellStart"/>
      <w:r w:rsidRPr="00B12289">
        <w:rPr>
          <w:rFonts w:ascii="Times New Roman" w:hAnsi="Times New Roman" w:cs="Times New Roman"/>
          <w:lang w:val="en-US"/>
        </w:rPr>
        <w:t>nivelPrecipitacao</w:t>
      </w:r>
      <w:proofErr w:type="spellEnd"/>
      <w:r w:rsidRPr="00B12289">
        <w:rPr>
          <w:rFonts w:ascii="Times New Roman" w:hAnsi="Times New Roman" w:cs="Times New Roman"/>
          <w:lang w:val="en-US"/>
        </w:rPr>
        <w:t>) {</w:t>
      </w:r>
    </w:p>
    <w:p w14:paraId="784F01C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if (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client.connect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</w:t>
      </w:r>
      <w:proofErr w:type="spellStart"/>
      <w:r w:rsidRPr="00B12289">
        <w:rPr>
          <w:rFonts w:ascii="Times New Roman" w:hAnsi="Times New Roman" w:cs="Times New Roman"/>
          <w:lang w:val="en-US"/>
        </w:rPr>
        <w:t>serverIP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12289">
        <w:rPr>
          <w:rFonts w:ascii="Times New Roman" w:hAnsi="Times New Roman" w:cs="Times New Roman"/>
          <w:lang w:val="en-US"/>
        </w:rPr>
        <w:t>serverPort</w:t>
      </w:r>
      <w:proofErr w:type="spellEnd"/>
      <w:r w:rsidRPr="00B12289">
        <w:rPr>
          <w:rFonts w:ascii="Times New Roman" w:hAnsi="Times New Roman" w:cs="Times New Roman"/>
          <w:lang w:val="en-US"/>
        </w:rPr>
        <w:t>)) {</w:t>
      </w:r>
    </w:p>
    <w:p w14:paraId="0A051EF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("GET /</w:t>
      </w:r>
      <w:proofErr w:type="spellStart"/>
      <w:r w:rsidRPr="00B12289">
        <w:rPr>
          <w:rFonts w:ascii="Times New Roman" w:hAnsi="Times New Roman" w:cs="Times New Roman"/>
          <w:lang w:val="en-US"/>
        </w:rPr>
        <w:t>api</w:t>
      </w:r>
      <w:proofErr w:type="spellEnd"/>
      <w:r w:rsidRPr="00B12289">
        <w:rPr>
          <w:rFonts w:ascii="Times New Roman" w:hAnsi="Times New Roman" w:cs="Times New Roman"/>
          <w:lang w:val="en-US"/>
        </w:rPr>
        <w:t>/</w:t>
      </w:r>
      <w:proofErr w:type="spellStart"/>
      <w:r w:rsidRPr="00B12289">
        <w:rPr>
          <w:rFonts w:ascii="Times New Roman" w:hAnsi="Times New Roman" w:cs="Times New Roman"/>
          <w:lang w:val="en-US"/>
        </w:rPr>
        <w:t>NimbusBox</w:t>
      </w:r>
      <w:proofErr w:type="spellEnd"/>
      <w:r w:rsidRPr="00B12289">
        <w:rPr>
          <w:rFonts w:ascii="Times New Roman" w:hAnsi="Times New Roman" w:cs="Times New Roman"/>
          <w:lang w:val="en-US"/>
        </w:rPr>
        <w:t>/</w:t>
      </w:r>
      <w:proofErr w:type="spellStart"/>
      <w:r w:rsidRPr="00B12289">
        <w:rPr>
          <w:rFonts w:ascii="Times New Roman" w:hAnsi="Times New Roman" w:cs="Times New Roman"/>
          <w:lang w:val="en-US"/>
        </w:rPr>
        <w:t>postNimbusProduct?nrTemperatura</w:t>
      </w:r>
      <w:proofErr w:type="spellEnd"/>
      <w:r w:rsidRPr="00B12289">
        <w:rPr>
          <w:rFonts w:ascii="Times New Roman" w:hAnsi="Times New Roman" w:cs="Times New Roman"/>
          <w:lang w:val="en-US"/>
        </w:rPr>
        <w:t>="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temperatura</w:t>
      </w:r>
      <w:proofErr w:type="spellEnd"/>
      <w:r w:rsidRPr="00B12289">
        <w:rPr>
          <w:rFonts w:ascii="Times New Roman" w:hAnsi="Times New Roman" w:cs="Times New Roman"/>
          <w:lang w:val="en-US"/>
        </w:rPr>
        <w:t>) + "&amp;</w:t>
      </w:r>
      <w:proofErr w:type="spellStart"/>
      <w:r w:rsidRPr="00B12289">
        <w:rPr>
          <w:rFonts w:ascii="Times New Roman" w:hAnsi="Times New Roman" w:cs="Times New Roman"/>
          <w:lang w:val="en-US"/>
        </w:rPr>
        <w:t>nrPressao</w:t>
      </w:r>
      <w:proofErr w:type="spellEnd"/>
      <w:r w:rsidRPr="00B12289">
        <w:rPr>
          <w:rFonts w:ascii="Times New Roman" w:hAnsi="Times New Roman" w:cs="Times New Roman"/>
          <w:lang w:val="en-US"/>
        </w:rPr>
        <w:t>="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pressao</w:t>
      </w:r>
      <w:proofErr w:type="spellEnd"/>
      <w:r w:rsidRPr="00B12289">
        <w:rPr>
          <w:rFonts w:ascii="Times New Roman" w:hAnsi="Times New Roman" w:cs="Times New Roman"/>
          <w:lang w:val="en-US"/>
        </w:rPr>
        <w:t>) + "&amp;</w:t>
      </w:r>
      <w:proofErr w:type="spellStart"/>
      <w:r w:rsidRPr="00B12289">
        <w:rPr>
          <w:rFonts w:ascii="Times New Roman" w:hAnsi="Times New Roman" w:cs="Times New Roman"/>
          <w:lang w:val="en-US"/>
        </w:rPr>
        <w:t>nrUmidade</w:t>
      </w:r>
      <w:proofErr w:type="spellEnd"/>
      <w:r w:rsidRPr="00B12289">
        <w:rPr>
          <w:rFonts w:ascii="Times New Roman" w:hAnsi="Times New Roman" w:cs="Times New Roman"/>
          <w:lang w:val="en-US"/>
        </w:rPr>
        <w:t>="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umidade</w:t>
      </w:r>
      <w:proofErr w:type="spellEnd"/>
      <w:r w:rsidRPr="00B12289">
        <w:rPr>
          <w:rFonts w:ascii="Times New Roman" w:hAnsi="Times New Roman" w:cs="Times New Roman"/>
          <w:lang w:val="en-US"/>
        </w:rPr>
        <w:t>) + "&amp;</w:t>
      </w:r>
      <w:proofErr w:type="spellStart"/>
      <w:r w:rsidRPr="00B12289">
        <w:rPr>
          <w:rFonts w:ascii="Times New Roman" w:hAnsi="Times New Roman" w:cs="Times New Roman"/>
          <w:lang w:val="en-US"/>
        </w:rPr>
        <w:t>nrLuzUv</w:t>
      </w:r>
      <w:proofErr w:type="spellEnd"/>
      <w:r w:rsidRPr="00B12289">
        <w:rPr>
          <w:rFonts w:ascii="Times New Roman" w:hAnsi="Times New Roman" w:cs="Times New Roman"/>
          <w:lang w:val="en-US"/>
        </w:rPr>
        <w:t>="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luzUV</w:t>
      </w:r>
      <w:proofErr w:type="spellEnd"/>
      <w:r w:rsidRPr="00B12289">
        <w:rPr>
          <w:rFonts w:ascii="Times New Roman" w:hAnsi="Times New Roman" w:cs="Times New Roman"/>
          <w:lang w:val="en-US"/>
        </w:rPr>
        <w:t>) + "&amp;</w:t>
      </w:r>
      <w:proofErr w:type="spellStart"/>
      <w:r w:rsidRPr="00B12289">
        <w:rPr>
          <w:rFonts w:ascii="Times New Roman" w:hAnsi="Times New Roman" w:cs="Times New Roman"/>
          <w:lang w:val="en-US"/>
        </w:rPr>
        <w:t>nrEspectroLuz</w:t>
      </w:r>
      <w:proofErr w:type="spellEnd"/>
      <w:r w:rsidRPr="00B12289">
        <w:rPr>
          <w:rFonts w:ascii="Times New Roman" w:hAnsi="Times New Roman" w:cs="Times New Roman"/>
          <w:lang w:val="en-US"/>
        </w:rPr>
        <w:t>="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luzNormal</w:t>
      </w:r>
      <w:proofErr w:type="spellEnd"/>
      <w:r w:rsidRPr="00B12289">
        <w:rPr>
          <w:rFonts w:ascii="Times New Roman" w:hAnsi="Times New Roman" w:cs="Times New Roman"/>
          <w:lang w:val="en-US"/>
        </w:rPr>
        <w:t>) + "&amp;</w:t>
      </w:r>
      <w:proofErr w:type="spellStart"/>
      <w:r w:rsidRPr="00B12289">
        <w:rPr>
          <w:rFonts w:ascii="Times New Roman" w:hAnsi="Times New Roman" w:cs="Times New Roman"/>
          <w:lang w:val="en-US"/>
        </w:rPr>
        <w:t>nrInfraVermelho</w:t>
      </w:r>
      <w:proofErr w:type="spellEnd"/>
      <w:r w:rsidRPr="00B12289">
        <w:rPr>
          <w:rFonts w:ascii="Times New Roman" w:hAnsi="Times New Roman" w:cs="Times New Roman"/>
          <w:lang w:val="en-US"/>
        </w:rPr>
        <w:t>="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luzInfravermelha</w:t>
      </w:r>
      <w:proofErr w:type="spellEnd"/>
      <w:r w:rsidRPr="00B12289">
        <w:rPr>
          <w:rFonts w:ascii="Times New Roman" w:hAnsi="Times New Roman" w:cs="Times New Roman"/>
          <w:lang w:val="en-US"/>
        </w:rPr>
        <w:t>) + "&amp;</w:t>
      </w:r>
      <w:proofErr w:type="spellStart"/>
      <w:r w:rsidRPr="00B12289">
        <w:rPr>
          <w:rFonts w:ascii="Times New Roman" w:hAnsi="Times New Roman" w:cs="Times New Roman"/>
          <w:lang w:val="en-US"/>
        </w:rPr>
        <w:t>nrVelVento</w:t>
      </w:r>
      <w:proofErr w:type="spellEnd"/>
      <w:r w:rsidRPr="00B12289">
        <w:rPr>
          <w:rFonts w:ascii="Times New Roman" w:hAnsi="Times New Roman" w:cs="Times New Roman"/>
          <w:lang w:val="en-US"/>
        </w:rPr>
        <w:t>="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velocidadeVento</w:t>
      </w:r>
      <w:proofErr w:type="spellEnd"/>
      <w:r w:rsidRPr="00B12289">
        <w:rPr>
          <w:rFonts w:ascii="Times New Roman" w:hAnsi="Times New Roman" w:cs="Times New Roman"/>
          <w:lang w:val="en-US"/>
        </w:rPr>
        <w:t>) + "&amp;</w:t>
      </w:r>
      <w:proofErr w:type="spellStart"/>
      <w:r w:rsidRPr="00B12289">
        <w:rPr>
          <w:rFonts w:ascii="Times New Roman" w:hAnsi="Times New Roman" w:cs="Times New Roman"/>
          <w:lang w:val="en-US"/>
        </w:rPr>
        <w:t>nrAguaAltura</w:t>
      </w:r>
      <w:proofErr w:type="spellEnd"/>
      <w:r w:rsidRPr="00B12289">
        <w:rPr>
          <w:rFonts w:ascii="Times New Roman" w:hAnsi="Times New Roman" w:cs="Times New Roman"/>
          <w:lang w:val="en-US"/>
        </w:rPr>
        <w:t>="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nivelPrecipitacao</w:t>
      </w:r>
      <w:proofErr w:type="spellEnd"/>
      <w:r w:rsidRPr="00B12289">
        <w:rPr>
          <w:rFonts w:ascii="Times New Roman" w:hAnsi="Times New Roman" w:cs="Times New Roman"/>
          <w:lang w:val="en-US"/>
        </w:rPr>
        <w:t>) + " HTTP/1.1"); ///</w:t>
      </w:r>
      <w:proofErr w:type="spellStart"/>
      <w:r w:rsidRPr="00B12289">
        <w:rPr>
          <w:rFonts w:ascii="Times New Roman" w:hAnsi="Times New Roman" w:cs="Times New Roman"/>
          <w:lang w:val="en-US"/>
        </w:rPr>
        <w:t>api</w:t>
      </w:r>
      <w:proofErr w:type="spellEnd"/>
      <w:r w:rsidRPr="00B12289">
        <w:rPr>
          <w:rFonts w:ascii="Times New Roman" w:hAnsi="Times New Roman" w:cs="Times New Roman"/>
          <w:lang w:val="en-US"/>
        </w:rPr>
        <w:t>/</w:t>
      </w:r>
      <w:proofErr w:type="spellStart"/>
      <w:r w:rsidRPr="00B12289">
        <w:rPr>
          <w:rFonts w:ascii="Times New Roman" w:hAnsi="Times New Roman" w:cs="Times New Roman"/>
          <w:lang w:val="en-US"/>
        </w:rPr>
        <w:t>NimbusBox</w:t>
      </w:r>
      <w:proofErr w:type="spellEnd"/>
      <w:r w:rsidRPr="00B12289">
        <w:rPr>
          <w:rFonts w:ascii="Times New Roman" w:hAnsi="Times New Roman" w:cs="Times New Roman"/>
          <w:lang w:val="en-US"/>
        </w:rPr>
        <w:t>/</w:t>
      </w:r>
      <w:proofErr w:type="spellStart"/>
      <w:r w:rsidRPr="00B12289">
        <w:rPr>
          <w:rFonts w:ascii="Times New Roman" w:hAnsi="Times New Roman" w:cs="Times New Roman"/>
          <w:lang w:val="en-US"/>
        </w:rPr>
        <w:t>getAllNimbusBox</w:t>
      </w:r>
      <w:proofErr w:type="spellEnd"/>
    </w:p>
    <w:p w14:paraId="0181CF90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("Host: 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serverIP</w:t>
      </w:r>
      <w:proofErr w:type="spellEnd"/>
      <w:r w:rsidRPr="00B12289">
        <w:rPr>
          <w:rFonts w:ascii="Times New Roman" w:hAnsi="Times New Roman" w:cs="Times New Roman"/>
          <w:lang w:val="en-US"/>
        </w:rPr>
        <w:t xml:space="preserve">));  </w:t>
      </w:r>
    </w:p>
    <w:p w14:paraId="6C04750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("Content-Type: application/x-www-form-</w:t>
      </w:r>
      <w:proofErr w:type="spellStart"/>
      <w:r w:rsidRPr="00B12289">
        <w:rPr>
          <w:rFonts w:ascii="Times New Roman" w:hAnsi="Times New Roman" w:cs="Times New Roman"/>
          <w:lang w:val="en-US"/>
        </w:rPr>
        <w:t>urlencoded</w:t>
      </w:r>
      <w:proofErr w:type="spellEnd"/>
      <w:r w:rsidRPr="00B12289">
        <w:rPr>
          <w:rFonts w:ascii="Times New Roman" w:hAnsi="Times New Roman" w:cs="Times New Roman"/>
          <w:lang w:val="en-US"/>
        </w:rPr>
        <w:t>");</w:t>
      </w:r>
    </w:p>
    <w:p w14:paraId="020A130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//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("Content-Length: " + String(</w:t>
      </w:r>
      <w:proofErr w:type="spellStart"/>
      <w:r w:rsidRPr="00B12289">
        <w:rPr>
          <w:rFonts w:ascii="Times New Roman" w:hAnsi="Times New Roman" w:cs="Times New Roman"/>
          <w:lang w:val="en-US"/>
        </w:rPr>
        <w:t>pData.length</w:t>
      </w:r>
      <w:proofErr w:type="spellEnd"/>
      <w:r w:rsidRPr="00B12289">
        <w:rPr>
          <w:rFonts w:ascii="Times New Roman" w:hAnsi="Times New Roman" w:cs="Times New Roman"/>
          <w:lang w:val="en-US"/>
        </w:rPr>
        <w:t>()));</w:t>
      </w:r>
    </w:p>
    <w:p w14:paraId="5788495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client.println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();</w:t>
      </w:r>
    </w:p>
    <w:p w14:paraId="22731E2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</w:p>
    <w:p w14:paraId="35586C7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B12289">
        <w:rPr>
          <w:rFonts w:ascii="Times New Roman" w:hAnsi="Times New Roman" w:cs="Times New Roman"/>
          <w:lang w:val="en-US"/>
        </w:rPr>
        <w:t>delay(</w:t>
      </w:r>
      <w:proofErr w:type="gramEnd"/>
      <w:r w:rsidRPr="00B12289">
        <w:rPr>
          <w:rFonts w:ascii="Times New Roman" w:hAnsi="Times New Roman" w:cs="Times New Roman"/>
          <w:lang w:val="en-US"/>
        </w:rPr>
        <w:t>1000);</w:t>
      </w:r>
    </w:p>
    <w:p w14:paraId="1C46418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</w:t>
      </w:r>
    </w:p>
    <w:p w14:paraId="4E4D0DF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while (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client.available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()) {</w:t>
      </w:r>
    </w:p>
    <w:p w14:paraId="7D1DBDD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 char c =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client.read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();</w:t>
      </w:r>
    </w:p>
    <w:p w14:paraId="79086CF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       </w:t>
      </w:r>
      <w:proofErr w:type="spellStart"/>
      <w:r w:rsidRPr="00B12289">
        <w:rPr>
          <w:rFonts w:ascii="Times New Roman" w:hAnsi="Times New Roman" w:cs="Times New Roman"/>
          <w:lang w:val="en-US"/>
        </w:rPr>
        <w:t>Serial.write</w:t>
      </w:r>
      <w:proofErr w:type="spellEnd"/>
      <w:r w:rsidRPr="00B12289">
        <w:rPr>
          <w:rFonts w:ascii="Times New Roman" w:hAnsi="Times New Roman" w:cs="Times New Roman"/>
          <w:lang w:val="en-US"/>
        </w:rPr>
        <w:t>(c);</w:t>
      </w:r>
    </w:p>
    <w:p w14:paraId="53484E37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B12289">
        <w:rPr>
          <w:rFonts w:ascii="Times New Roman" w:hAnsi="Times New Roman" w:cs="Times New Roman"/>
          <w:lang w:val="en-US"/>
        </w:rPr>
        <w:t xml:space="preserve">       </w:t>
      </w:r>
      <w:r w:rsidRPr="008908B5">
        <w:rPr>
          <w:rFonts w:ascii="Times New Roman" w:hAnsi="Times New Roman" w:cs="Times New Roman"/>
        </w:rPr>
        <w:t>}</w:t>
      </w:r>
    </w:p>
    <w:p w14:paraId="17ED66C7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</w:p>
    <w:p w14:paraId="098CAF1F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8908B5">
        <w:rPr>
          <w:rFonts w:ascii="Times New Roman" w:hAnsi="Times New Roman" w:cs="Times New Roman"/>
        </w:rPr>
        <w:t>client.stop</w:t>
      </w:r>
      <w:proofErr w:type="spellEnd"/>
      <w:proofErr w:type="gramEnd"/>
      <w:r w:rsidRPr="008908B5">
        <w:rPr>
          <w:rFonts w:ascii="Times New Roman" w:hAnsi="Times New Roman" w:cs="Times New Roman"/>
        </w:rPr>
        <w:t>();</w:t>
      </w:r>
    </w:p>
    <w:p w14:paraId="7526EF08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</w:t>
      </w:r>
      <w:proofErr w:type="spellStart"/>
      <w:r w:rsidRPr="008908B5">
        <w:rPr>
          <w:rFonts w:ascii="Times New Roman" w:hAnsi="Times New Roman" w:cs="Times New Roman"/>
        </w:rPr>
        <w:t>Serial.println</w:t>
      </w:r>
      <w:proofErr w:type="spellEnd"/>
      <w:r w:rsidRPr="008908B5">
        <w:rPr>
          <w:rFonts w:ascii="Times New Roman" w:hAnsi="Times New Roman" w:cs="Times New Roman"/>
        </w:rPr>
        <w:t>("\</w:t>
      </w:r>
      <w:proofErr w:type="spellStart"/>
      <w:r w:rsidRPr="008908B5">
        <w:rPr>
          <w:rFonts w:ascii="Times New Roman" w:hAnsi="Times New Roman" w:cs="Times New Roman"/>
        </w:rPr>
        <w:t>nDados</w:t>
      </w:r>
      <w:proofErr w:type="spellEnd"/>
      <w:r w:rsidRPr="008908B5">
        <w:rPr>
          <w:rFonts w:ascii="Times New Roman" w:hAnsi="Times New Roman" w:cs="Times New Roman"/>
        </w:rPr>
        <w:t xml:space="preserve"> enviados com sucesso!");</w:t>
      </w:r>
    </w:p>
    <w:p w14:paraId="71ACFDA4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} else {</w:t>
      </w:r>
    </w:p>
    <w:p w14:paraId="148B6076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  </w:t>
      </w:r>
      <w:proofErr w:type="spellStart"/>
      <w:r w:rsidRPr="008908B5">
        <w:rPr>
          <w:rFonts w:ascii="Times New Roman" w:hAnsi="Times New Roman" w:cs="Times New Roman"/>
        </w:rPr>
        <w:t>Serial.println</w:t>
      </w:r>
      <w:proofErr w:type="spellEnd"/>
      <w:r w:rsidRPr="008908B5">
        <w:rPr>
          <w:rFonts w:ascii="Times New Roman" w:hAnsi="Times New Roman" w:cs="Times New Roman"/>
        </w:rPr>
        <w:t>("Falha ao se conectar ao servidor");</w:t>
      </w:r>
    </w:p>
    <w:p w14:paraId="4200474A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  }</w:t>
      </w:r>
    </w:p>
    <w:p w14:paraId="1FBBB31B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}</w:t>
      </w:r>
    </w:p>
    <w:p w14:paraId="7ED2E8BF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>};</w:t>
      </w:r>
    </w:p>
    <w:p w14:paraId="7C37F4B3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</w:p>
    <w:p w14:paraId="09B366E6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Tsl2561 </w:t>
      </w:r>
      <w:proofErr w:type="spellStart"/>
      <w:r w:rsidRPr="008908B5">
        <w:rPr>
          <w:rFonts w:ascii="Times New Roman" w:hAnsi="Times New Roman" w:cs="Times New Roman"/>
        </w:rPr>
        <w:t>tsl2561</w:t>
      </w:r>
      <w:proofErr w:type="spellEnd"/>
      <w:r w:rsidRPr="008908B5">
        <w:rPr>
          <w:rFonts w:ascii="Times New Roman" w:hAnsi="Times New Roman" w:cs="Times New Roman"/>
        </w:rPr>
        <w:t>;</w:t>
      </w:r>
    </w:p>
    <w:p w14:paraId="427F4060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Bme280 </w:t>
      </w:r>
      <w:proofErr w:type="spellStart"/>
      <w:r w:rsidRPr="008908B5">
        <w:rPr>
          <w:rFonts w:ascii="Times New Roman" w:hAnsi="Times New Roman" w:cs="Times New Roman"/>
        </w:rPr>
        <w:t>bme280</w:t>
      </w:r>
      <w:proofErr w:type="spellEnd"/>
      <w:r w:rsidRPr="008908B5">
        <w:rPr>
          <w:rFonts w:ascii="Times New Roman" w:hAnsi="Times New Roman" w:cs="Times New Roman"/>
        </w:rPr>
        <w:t>;</w:t>
      </w:r>
    </w:p>
    <w:p w14:paraId="26D56CE8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Ml8511 </w:t>
      </w:r>
      <w:proofErr w:type="spellStart"/>
      <w:r w:rsidRPr="008908B5">
        <w:rPr>
          <w:rFonts w:ascii="Times New Roman" w:hAnsi="Times New Roman" w:cs="Times New Roman"/>
        </w:rPr>
        <w:t>ml8511</w:t>
      </w:r>
      <w:proofErr w:type="spellEnd"/>
      <w:r w:rsidRPr="008908B5">
        <w:rPr>
          <w:rFonts w:ascii="Times New Roman" w:hAnsi="Times New Roman" w:cs="Times New Roman"/>
        </w:rPr>
        <w:t>;</w:t>
      </w:r>
    </w:p>
    <w:p w14:paraId="64BFC570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</w:p>
    <w:p w14:paraId="2C064CA1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proofErr w:type="spellStart"/>
      <w:r w:rsidRPr="008908B5">
        <w:rPr>
          <w:rFonts w:ascii="Times New Roman" w:hAnsi="Times New Roman" w:cs="Times New Roman"/>
        </w:rPr>
        <w:t>Anemometro</w:t>
      </w:r>
      <w:proofErr w:type="spellEnd"/>
      <w:r w:rsidRPr="008908B5">
        <w:rPr>
          <w:rFonts w:ascii="Times New Roman" w:hAnsi="Times New Roman" w:cs="Times New Roman"/>
        </w:rPr>
        <w:t xml:space="preserve"> </w:t>
      </w:r>
      <w:proofErr w:type="spellStart"/>
      <w:r w:rsidRPr="008908B5">
        <w:rPr>
          <w:rFonts w:ascii="Times New Roman" w:hAnsi="Times New Roman" w:cs="Times New Roman"/>
        </w:rPr>
        <w:t>ane</w:t>
      </w:r>
      <w:proofErr w:type="spellEnd"/>
      <w:r w:rsidRPr="008908B5">
        <w:rPr>
          <w:rFonts w:ascii="Times New Roman" w:hAnsi="Times New Roman" w:cs="Times New Roman"/>
        </w:rPr>
        <w:t>;</w:t>
      </w:r>
    </w:p>
    <w:p w14:paraId="08B68865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proofErr w:type="spellStart"/>
      <w:r w:rsidRPr="008908B5">
        <w:rPr>
          <w:rFonts w:ascii="Times New Roman" w:hAnsi="Times New Roman" w:cs="Times New Roman"/>
        </w:rPr>
        <w:t>Pluviometro</w:t>
      </w:r>
      <w:proofErr w:type="spellEnd"/>
      <w:r w:rsidRPr="008908B5">
        <w:rPr>
          <w:rFonts w:ascii="Times New Roman" w:hAnsi="Times New Roman" w:cs="Times New Roman"/>
        </w:rPr>
        <w:t xml:space="preserve"> </w:t>
      </w:r>
      <w:proofErr w:type="spellStart"/>
      <w:r w:rsidRPr="008908B5">
        <w:rPr>
          <w:rFonts w:ascii="Times New Roman" w:hAnsi="Times New Roman" w:cs="Times New Roman"/>
        </w:rPr>
        <w:t>pluv</w:t>
      </w:r>
      <w:proofErr w:type="spellEnd"/>
      <w:r w:rsidRPr="008908B5">
        <w:rPr>
          <w:rFonts w:ascii="Times New Roman" w:hAnsi="Times New Roman" w:cs="Times New Roman"/>
        </w:rPr>
        <w:t>;</w:t>
      </w:r>
    </w:p>
    <w:p w14:paraId="5D9B3E3E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</w:p>
    <w:p w14:paraId="27AFA92A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W5100 </w:t>
      </w:r>
      <w:proofErr w:type="spellStart"/>
      <w:r w:rsidRPr="008908B5">
        <w:rPr>
          <w:rFonts w:ascii="Times New Roman" w:hAnsi="Times New Roman" w:cs="Times New Roman"/>
        </w:rPr>
        <w:t>w5100</w:t>
      </w:r>
      <w:proofErr w:type="spellEnd"/>
      <w:r w:rsidRPr="008908B5">
        <w:rPr>
          <w:rFonts w:ascii="Times New Roman" w:hAnsi="Times New Roman" w:cs="Times New Roman"/>
        </w:rPr>
        <w:t>;</w:t>
      </w:r>
    </w:p>
    <w:p w14:paraId="18F98587" w14:textId="77777777" w:rsidR="008F7EC3" w:rsidRPr="008908B5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</w:p>
    <w:p w14:paraId="37845AA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void setup(void) {</w:t>
      </w:r>
    </w:p>
    <w:p w14:paraId="6B96342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Serial.begin</w:t>
      </w:r>
      <w:proofErr w:type="spellEnd"/>
      <w:r w:rsidRPr="00B12289">
        <w:rPr>
          <w:rFonts w:ascii="Times New Roman" w:hAnsi="Times New Roman" w:cs="Times New Roman"/>
          <w:lang w:val="en-US"/>
        </w:rPr>
        <w:t>(9600);</w:t>
      </w:r>
    </w:p>
    <w:p w14:paraId="7C5C59B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tsl2561.start();</w:t>
      </w:r>
    </w:p>
    <w:p w14:paraId="7DEACAA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bme280.start();</w:t>
      </w:r>
    </w:p>
    <w:p w14:paraId="336E18C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pluv.start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();</w:t>
      </w:r>
    </w:p>
    <w:p w14:paraId="21BA551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w5100.start();</w:t>
      </w:r>
    </w:p>
    <w:p w14:paraId="045F9E1E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}</w:t>
      </w:r>
    </w:p>
    <w:p w14:paraId="634185F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63BC4C5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void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printValues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gramEnd"/>
      <w:r w:rsidRPr="00B12289">
        <w:rPr>
          <w:rFonts w:ascii="Times New Roman" w:hAnsi="Times New Roman" w:cs="Times New Roman"/>
          <w:lang w:val="en-US"/>
        </w:rPr>
        <w:t>) {</w:t>
      </w:r>
    </w:p>
    <w:p w14:paraId="49CA4F25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("BME280: T:");</w:t>
      </w:r>
    </w:p>
    <w:p w14:paraId="714B239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(bme280.temp);</w:t>
      </w:r>
    </w:p>
    <w:p w14:paraId="6AA1604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(" P: ");</w:t>
      </w:r>
    </w:p>
    <w:p w14:paraId="4BF83AF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(bme280.pres);</w:t>
      </w:r>
    </w:p>
    <w:p w14:paraId="0CFB2380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(" U: ");</w:t>
      </w:r>
    </w:p>
    <w:p w14:paraId="198D8C1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Serial.println</w:t>
      </w:r>
      <w:proofErr w:type="spellEnd"/>
      <w:r w:rsidRPr="00B12289">
        <w:rPr>
          <w:rFonts w:ascii="Times New Roman" w:hAnsi="Times New Roman" w:cs="Times New Roman"/>
          <w:lang w:val="en-US"/>
        </w:rPr>
        <w:t>(bme280.umid);</w:t>
      </w:r>
    </w:p>
    <w:p w14:paraId="664416B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("TSL2561: visible: ");</w:t>
      </w:r>
    </w:p>
    <w:p w14:paraId="5D2915F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Serial.println</w:t>
      </w:r>
      <w:proofErr w:type="spellEnd"/>
      <w:r w:rsidRPr="00B12289">
        <w:rPr>
          <w:rFonts w:ascii="Times New Roman" w:hAnsi="Times New Roman" w:cs="Times New Roman"/>
          <w:lang w:val="en-US"/>
        </w:rPr>
        <w:t>(tsl2561.visible);</w:t>
      </w:r>
    </w:p>
    <w:p w14:paraId="0C3CA59C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("TSL2561: Infrared: ");</w:t>
      </w:r>
    </w:p>
    <w:p w14:paraId="0DAA1556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Serial.println</w:t>
      </w:r>
      <w:proofErr w:type="spellEnd"/>
      <w:r w:rsidRPr="00B12289">
        <w:rPr>
          <w:rFonts w:ascii="Times New Roman" w:hAnsi="Times New Roman" w:cs="Times New Roman"/>
          <w:lang w:val="en-US"/>
        </w:rPr>
        <w:t>(tsl2561.inf);</w:t>
      </w:r>
    </w:p>
    <w:p w14:paraId="5101388B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("ML8511: ");</w:t>
      </w:r>
    </w:p>
    <w:p w14:paraId="36E2FE18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Serial.println</w:t>
      </w:r>
      <w:proofErr w:type="spellEnd"/>
      <w:r w:rsidRPr="00B12289">
        <w:rPr>
          <w:rFonts w:ascii="Times New Roman" w:hAnsi="Times New Roman" w:cs="Times New Roman"/>
          <w:lang w:val="en-US"/>
        </w:rPr>
        <w:t>(ml8511.uvInt);</w:t>
      </w:r>
    </w:p>
    <w:p w14:paraId="3D3AB124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("Anemometer: ");</w:t>
      </w:r>
    </w:p>
    <w:p w14:paraId="0FAA846D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Serial.println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ane.WindSpeed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);</w:t>
      </w:r>
    </w:p>
    <w:p w14:paraId="1BA714FA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("Pluviometer: ");</w:t>
      </w:r>
    </w:p>
    <w:p w14:paraId="73DC8A51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Serial.println</w:t>
      </w:r>
      <w:proofErr w:type="spellEnd"/>
      <w:r w:rsidRPr="00B12289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pluv.mmTotal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>);</w:t>
      </w:r>
    </w:p>
    <w:p w14:paraId="6EB33AE9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B12289">
        <w:rPr>
          <w:rFonts w:ascii="Times New Roman" w:hAnsi="Times New Roman" w:cs="Times New Roman"/>
          <w:lang w:val="en-US"/>
        </w:rPr>
        <w:t>Serial.print</w:t>
      </w:r>
      <w:proofErr w:type="spellEnd"/>
      <w:r w:rsidRPr="00B12289">
        <w:rPr>
          <w:rFonts w:ascii="Times New Roman" w:hAnsi="Times New Roman" w:cs="Times New Roman"/>
          <w:lang w:val="en-US"/>
        </w:rPr>
        <w:t>("----------------------------------------------------");</w:t>
      </w:r>
    </w:p>
    <w:p w14:paraId="6CE7F5A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}</w:t>
      </w:r>
    </w:p>
    <w:p w14:paraId="19C7EEFF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262872B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>void loop(void) {</w:t>
      </w:r>
    </w:p>
    <w:p w14:paraId="78C4EA22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tsl2561.getLux();</w:t>
      </w:r>
    </w:p>
    <w:p w14:paraId="35570187" w14:textId="77777777" w:rsidR="008F7EC3" w:rsidRPr="00B12289" w:rsidRDefault="008F7EC3" w:rsidP="00AD49D1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bme280.getData();</w:t>
      </w:r>
    </w:p>
    <w:p w14:paraId="65E27687" w14:textId="77777777" w:rsidR="008F7EC3" w:rsidRPr="00B12289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ml8511.getUV();</w:t>
      </w:r>
    </w:p>
    <w:p w14:paraId="3BE9F4C1" w14:textId="77777777" w:rsidR="008F7EC3" w:rsidRPr="008908B5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8908B5">
        <w:rPr>
          <w:rFonts w:ascii="Times New Roman" w:hAnsi="Times New Roman" w:cs="Times New Roman"/>
        </w:rPr>
        <w:t>ane.getData</w:t>
      </w:r>
      <w:proofErr w:type="spellEnd"/>
      <w:proofErr w:type="gramEnd"/>
      <w:r w:rsidRPr="008908B5">
        <w:rPr>
          <w:rFonts w:ascii="Times New Roman" w:hAnsi="Times New Roman" w:cs="Times New Roman"/>
        </w:rPr>
        <w:t>();</w:t>
      </w:r>
    </w:p>
    <w:p w14:paraId="195F768B" w14:textId="77777777" w:rsidR="008F7EC3" w:rsidRPr="008908B5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8908B5">
        <w:rPr>
          <w:rFonts w:ascii="Times New Roman" w:hAnsi="Times New Roman" w:cs="Times New Roman"/>
        </w:rPr>
        <w:t>pluv.getData</w:t>
      </w:r>
      <w:proofErr w:type="spellEnd"/>
      <w:proofErr w:type="gramEnd"/>
      <w:r w:rsidRPr="008908B5">
        <w:rPr>
          <w:rFonts w:ascii="Times New Roman" w:hAnsi="Times New Roman" w:cs="Times New Roman"/>
        </w:rPr>
        <w:t>();</w:t>
      </w:r>
    </w:p>
    <w:p w14:paraId="7E537195" w14:textId="77777777" w:rsidR="008F7EC3" w:rsidRPr="008908B5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</w:p>
    <w:p w14:paraId="62395F15" w14:textId="77777777" w:rsidR="008F7EC3" w:rsidRPr="008908B5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  <w:r w:rsidRPr="008908B5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8908B5">
        <w:rPr>
          <w:rFonts w:ascii="Times New Roman" w:hAnsi="Times New Roman" w:cs="Times New Roman"/>
        </w:rPr>
        <w:t>printValues</w:t>
      </w:r>
      <w:proofErr w:type="spellEnd"/>
      <w:r w:rsidRPr="008908B5">
        <w:rPr>
          <w:rFonts w:ascii="Times New Roman" w:hAnsi="Times New Roman" w:cs="Times New Roman"/>
        </w:rPr>
        <w:t>(</w:t>
      </w:r>
      <w:proofErr w:type="gramEnd"/>
      <w:r w:rsidRPr="008908B5">
        <w:rPr>
          <w:rFonts w:ascii="Times New Roman" w:hAnsi="Times New Roman" w:cs="Times New Roman"/>
        </w:rPr>
        <w:t>);</w:t>
      </w:r>
    </w:p>
    <w:p w14:paraId="4E018F81" w14:textId="77777777" w:rsidR="008F7EC3" w:rsidRPr="008908B5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</w:rPr>
      </w:pPr>
    </w:p>
    <w:p w14:paraId="2CEB30C4" w14:textId="77777777" w:rsidR="008F7EC3" w:rsidRPr="00B12289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8908B5">
        <w:rPr>
          <w:rFonts w:ascii="Times New Roman" w:hAnsi="Times New Roman" w:cs="Times New Roman"/>
        </w:rPr>
        <w:t xml:space="preserve">  </w:t>
      </w:r>
      <w:r w:rsidRPr="00B12289">
        <w:rPr>
          <w:rFonts w:ascii="Times New Roman" w:hAnsi="Times New Roman" w:cs="Times New Roman"/>
          <w:lang w:val="en-US"/>
        </w:rPr>
        <w:t xml:space="preserve">w5100.send(bme280.temp, bme280.pres, bme280.umid, ml8511.uvInt, tsl2561.visible, tsl2561.inf, </w:t>
      </w:r>
      <w:proofErr w:type="spellStart"/>
      <w:proofErr w:type="gramStart"/>
      <w:r w:rsidRPr="00B12289">
        <w:rPr>
          <w:rFonts w:ascii="Times New Roman" w:hAnsi="Times New Roman" w:cs="Times New Roman"/>
          <w:lang w:val="en-US"/>
        </w:rPr>
        <w:t>ane.WindSpeed</w:t>
      </w:r>
      <w:proofErr w:type="spellEnd"/>
      <w:proofErr w:type="gramEnd"/>
      <w:r w:rsidRPr="00B1228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12289">
        <w:rPr>
          <w:rFonts w:ascii="Times New Roman" w:hAnsi="Times New Roman" w:cs="Times New Roman"/>
          <w:lang w:val="en-US"/>
        </w:rPr>
        <w:t>pluv.mmTotal</w:t>
      </w:r>
      <w:proofErr w:type="spellEnd"/>
      <w:r w:rsidRPr="00B12289">
        <w:rPr>
          <w:rFonts w:ascii="Times New Roman" w:hAnsi="Times New Roman" w:cs="Times New Roman"/>
          <w:lang w:val="en-US"/>
        </w:rPr>
        <w:t>);</w:t>
      </w:r>
    </w:p>
    <w:p w14:paraId="55BA8E11" w14:textId="77777777" w:rsidR="008F7EC3" w:rsidRPr="00B12289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</w:p>
    <w:p w14:paraId="70E90B39" w14:textId="77777777" w:rsidR="008F7EC3" w:rsidRPr="00C32447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B12289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C32447">
        <w:rPr>
          <w:rFonts w:ascii="Times New Roman" w:hAnsi="Times New Roman" w:cs="Times New Roman"/>
          <w:lang w:val="en-US"/>
        </w:rPr>
        <w:t>delay(</w:t>
      </w:r>
      <w:proofErr w:type="gramEnd"/>
      <w:r w:rsidRPr="00C32447">
        <w:rPr>
          <w:rFonts w:ascii="Times New Roman" w:hAnsi="Times New Roman" w:cs="Times New Roman"/>
          <w:lang w:val="en-US"/>
        </w:rPr>
        <w:t>1000);</w:t>
      </w:r>
    </w:p>
    <w:p w14:paraId="51F96A8A" w14:textId="37607CDF" w:rsidR="00DF5390" w:rsidRPr="00C32447" w:rsidRDefault="008F7EC3" w:rsidP="00F30EF8">
      <w:pPr>
        <w:spacing w:after="0" w:line="240" w:lineRule="auto"/>
        <w:ind w:left="0" w:right="0" w:firstLine="0"/>
        <w:rPr>
          <w:rFonts w:ascii="Times New Roman" w:hAnsi="Times New Roman" w:cs="Times New Roman"/>
          <w:lang w:val="en-US"/>
        </w:rPr>
      </w:pPr>
      <w:r w:rsidRPr="00C32447">
        <w:rPr>
          <w:rFonts w:ascii="Times New Roman" w:hAnsi="Times New Roman" w:cs="Times New Roman"/>
          <w:lang w:val="en-US"/>
        </w:rPr>
        <w:t>}</w:t>
      </w:r>
    </w:p>
    <w:p w14:paraId="04119AC1" w14:textId="77777777" w:rsidR="00EE5B17" w:rsidRPr="00EE5B17" w:rsidRDefault="00EE5B17" w:rsidP="00896029">
      <w:pPr>
        <w:pStyle w:val="Ttulo2"/>
        <w:numPr>
          <w:ilvl w:val="0"/>
          <w:numId w:val="0"/>
        </w:numPr>
      </w:pPr>
    </w:p>
    <w:sectPr w:rsidR="00EE5B17" w:rsidRPr="00EE5B17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type w:val="continuous"/>
      <w:pgSz w:w="11904" w:h="16838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0" w:author="Gabriel Bassoi" w:date="2023-08-14T11:19:00Z" w:initials="gb">
    <w:p w14:paraId="0E4AA7A9" w14:textId="77777777" w:rsidR="00E76FF9" w:rsidRDefault="00E76FF9" w:rsidP="00E76FF9">
      <w:pPr>
        <w:pStyle w:val="Textodecomentrio"/>
        <w:jc w:val="left"/>
      </w:pPr>
      <w:r>
        <w:rPr>
          <w:rStyle w:val="Refdecomentrio"/>
        </w:rPr>
        <w:annotationRef/>
      </w:r>
      <w:r>
        <w:t>imagem errada</w:t>
      </w:r>
    </w:p>
  </w:comment>
  <w:comment w:id="23" w:author="Gabriel Bassoi" w:date="2023-08-14T11:20:00Z" w:initials="gb">
    <w:p w14:paraId="610EC49A" w14:textId="77777777" w:rsidR="00E76FF9" w:rsidRDefault="00E76FF9" w:rsidP="00E76FF9">
      <w:pPr>
        <w:pStyle w:val="Textodecomentrio"/>
        <w:jc w:val="left"/>
      </w:pPr>
      <w:r>
        <w:rPr>
          <w:rStyle w:val="Refdecomentrio"/>
        </w:rPr>
        <w:annotationRef/>
      </w:r>
      <w:r>
        <w:t>imagem errada</w:t>
      </w:r>
    </w:p>
  </w:comment>
  <w:comment w:id="35" w:author="Gabriel Bassoi" w:date="2023-08-14T11:21:00Z" w:initials="gb">
    <w:p w14:paraId="0E99295B" w14:textId="77777777" w:rsidR="00E76FF9" w:rsidRDefault="00E76FF9" w:rsidP="00E76FF9">
      <w:pPr>
        <w:pStyle w:val="Textodecomentrio"/>
        <w:jc w:val="left"/>
      </w:pPr>
      <w:r>
        <w:rPr>
          <w:rStyle w:val="Refdecomentrio"/>
        </w:rPr>
        <w:annotationRef/>
      </w:r>
      <w:r>
        <w:t>falta resistor 10k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E4AA7A9" w15:done="1"/>
  <w15:commentEx w15:paraId="610EC49A" w15:done="1"/>
  <w15:commentEx w15:paraId="0E99295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B632E77" w16cex:dateUtc="2023-08-14T14:19:00Z"/>
  <w16cex:commentExtensible w16cex:durableId="14A0A71F" w16cex:dateUtc="2023-08-14T14:20:00Z"/>
  <w16cex:commentExtensible w16cex:durableId="0A308FC2" w16cex:dateUtc="2023-08-14T1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E4AA7A9" w16cid:durableId="3B632E77"/>
  <w16cid:commentId w16cid:paraId="610EC49A" w16cid:durableId="14A0A71F"/>
  <w16cid:commentId w16cid:paraId="0E99295B" w16cid:durableId="0A308FC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5CF625" w14:textId="77777777" w:rsidR="006C50F5" w:rsidRDefault="006C50F5">
      <w:pPr>
        <w:spacing w:after="0" w:line="240" w:lineRule="auto"/>
      </w:pPr>
      <w:r>
        <w:separator/>
      </w:r>
    </w:p>
  </w:endnote>
  <w:endnote w:type="continuationSeparator" w:id="0">
    <w:p w14:paraId="38F59A25" w14:textId="77777777" w:rsidR="006C50F5" w:rsidRDefault="006C50F5">
      <w:pPr>
        <w:spacing w:after="0" w:line="240" w:lineRule="auto"/>
      </w:pPr>
      <w:r>
        <w:continuationSeparator/>
      </w:r>
    </w:p>
  </w:endnote>
  <w:endnote w:type="continuationNotice" w:id="1">
    <w:p w14:paraId="1B410E5E" w14:textId="77777777" w:rsidR="006C50F5" w:rsidRDefault="006C50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69C0F" w14:textId="77777777" w:rsidR="007D578C" w:rsidRDefault="007D578C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1C947" w14:textId="77777777" w:rsidR="007D578C" w:rsidRDefault="007D578C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711865" w14:textId="2DDC1DBF" w:rsidR="007D578C" w:rsidRDefault="007D578C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3E33820A" w14:textId="77777777" w:rsidR="007D578C" w:rsidRDefault="007D578C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6B1C2" w14:textId="0B874CC3" w:rsidR="007D578C" w:rsidRDefault="007D578C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3D42535D" w14:textId="503FDE79" w:rsidR="007D578C" w:rsidRDefault="007D578C">
    <w:pPr>
      <w:spacing w:after="0" w:line="259" w:lineRule="auto"/>
      <w:ind w:left="0" w:righ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4750775"/>
      <w:docPartObj>
        <w:docPartGallery w:val="Page Numbers (Bottom of Page)"/>
        <w:docPartUnique/>
      </w:docPartObj>
    </w:sdtPr>
    <w:sdtContent>
      <w:p w14:paraId="32E560B4" w14:textId="4D70A2C9" w:rsidR="007D578C" w:rsidRDefault="007D578C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37C7D5" w14:textId="01AF087D" w:rsidR="007D578C" w:rsidRDefault="007D578C">
    <w:pPr>
      <w:spacing w:after="0" w:line="259" w:lineRule="auto"/>
      <w:ind w:left="0" w:righ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0C536" w14:textId="77777777" w:rsidR="007D578C" w:rsidRDefault="007D578C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ii</w:t>
    </w:r>
    <w:r>
      <w:fldChar w:fldCharType="end"/>
    </w:r>
    <w:r>
      <w:t xml:space="preserve"> </w:t>
    </w:r>
  </w:p>
  <w:p w14:paraId="737A7784" w14:textId="77777777" w:rsidR="007D578C" w:rsidRDefault="007D578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6E339D" w14:textId="77777777" w:rsidR="007D578C" w:rsidRDefault="007D578C">
    <w:pPr>
      <w:spacing w:after="160" w:line="259" w:lineRule="auto"/>
      <w:ind w:left="0" w:righ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E335B" w14:textId="77777777" w:rsidR="007D578C" w:rsidRDefault="007D578C">
    <w:pPr>
      <w:spacing w:after="160" w:line="259" w:lineRule="auto"/>
      <w:ind w:left="0" w:righ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EBB936" w14:textId="77777777" w:rsidR="007D578C" w:rsidRDefault="007D578C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FA00E" w14:textId="77777777" w:rsidR="006C50F5" w:rsidRDefault="006C50F5">
      <w:pPr>
        <w:spacing w:after="0" w:line="240" w:lineRule="auto"/>
      </w:pPr>
      <w:r>
        <w:separator/>
      </w:r>
    </w:p>
  </w:footnote>
  <w:footnote w:type="continuationSeparator" w:id="0">
    <w:p w14:paraId="133CD974" w14:textId="77777777" w:rsidR="006C50F5" w:rsidRDefault="006C50F5">
      <w:pPr>
        <w:spacing w:after="0" w:line="240" w:lineRule="auto"/>
      </w:pPr>
      <w:r>
        <w:continuationSeparator/>
      </w:r>
    </w:p>
  </w:footnote>
  <w:footnote w:type="continuationNotice" w:id="1">
    <w:p w14:paraId="599607CB" w14:textId="77777777" w:rsidR="006C50F5" w:rsidRDefault="006C50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37184" w14:textId="77777777" w:rsidR="007D578C" w:rsidRDefault="007D578C">
    <w:pPr>
      <w:pStyle w:val="Cabealho"/>
      <w:ind w:right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DE2304" w14:textId="77777777" w:rsidR="007D578C" w:rsidRDefault="007D578C">
    <w:pPr>
      <w:spacing w:after="0" w:line="259" w:lineRule="auto"/>
      <w:ind w:left="0" w:right="12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9F225DF" w14:textId="77777777" w:rsidR="007D578C" w:rsidRDefault="007D578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1B96E" w14:textId="77777777" w:rsidR="007D578C" w:rsidRDefault="007D578C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64061" w14:textId="77777777" w:rsidR="007D578C" w:rsidRDefault="007D578C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24B3B" w14:textId="77777777" w:rsidR="007D578C" w:rsidRDefault="007D578C">
    <w:pPr>
      <w:spacing w:after="160" w:line="259" w:lineRule="auto"/>
      <w:ind w:left="0" w:righ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E42DF6" w14:textId="77777777" w:rsidR="007D578C" w:rsidRDefault="007D578C">
    <w:pPr>
      <w:spacing w:after="160" w:line="259" w:lineRule="auto"/>
      <w:ind w:left="0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6C090" w14:textId="77777777" w:rsidR="007D578C" w:rsidRDefault="007D578C">
    <w:pPr>
      <w:spacing w:after="160" w:line="259" w:lineRule="auto"/>
      <w:ind w:left="0" w:righ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1E1CE" w14:textId="77777777" w:rsidR="007D578C" w:rsidRDefault="007D578C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7F7B4" w14:textId="77777777" w:rsidR="007D578C" w:rsidRPr="002D4B4C" w:rsidRDefault="007D578C">
    <w:pPr>
      <w:spacing w:after="0" w:line="259" w:lineRule="auto"/>
      <w:ind w:left="0" w:right="126" w:firstLine="0"/>
      <w:jc w:val="right"/>
      <w:rPr>
        <w:sz w:val="20"/>
        <w:szCs w:val="20"/>
      </w:rPr>
    </w:pPr>
    <w:r w:rsidRPr="002D4B4C">
      <w:rPr>
        <w:sz w:val="20"/>
        <w:szCs w:val="20"/>
      </w:rPr>
      <w:fldChar w:fldCharType="begin"/>
    </w:r>
    <w:r w:rsidRPr="002D4B4C">
      <w:rPr>
        <w:sz w:val="20"/>
        <w:szCs w:val="20"/>
      </w:rPr>
      <w:instrText xml:space="preserve"> PAGE   \* MERGEFORMAT </w:instrText>
    </w:r>
    <w:r w:rsidRPr="002D4B4C">
      <w:rPr>
        <w:sz w:val="20"/>
        <w:szCs w:val="20"/>
      </w:rPr>
      <w:fldChar w:fldCharType="separate"/>
    </w:r>
    <w:r w:rsidRPr="002D4B4C">
      <w:rPr>
        <w:sz w:val="20"/>
        <w:szCs w:val="20"/>
      </w:rPr>
      <w:t>1</w:t>
    </w:r>
    <w:r w:rsidRPr="002D4B4C">
      <w:rPr>
        <w:sz w:val="20"/>
        <w:szCs w:val="20"/>
      </w:rPr>
      <w:fldChar w:fldCharType="end"/>
    </w:r>
    <w:r w:rsidRPr="002D4B4C">
      <w:rPr>
        <w:sz w:val="20"/>
        <w:szCs w:val="20"/>
      </w:rPr>
      <w:t xml:space="preserve"> </w:t>
    </w:r>
  </w:p>
  <w:p w14:paraId="6E667247" w14:textId="77777777" w:rsidR="007D578C" w:rsidRDefault="007D578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C87F0E" w14:textId="77777777" w:rsidR="007D578C" w:rsidRPr="00D46494" w:rsidRDefault="007D578C">
    <w:pPr>
      <w:spacing w:after="0" w:line="259" w:lineRule="auto"/>
      <w:ind w:left="0" w:right="126" w:firstLine="0"/>
      <w:jc w:val="right"/>
      <w:rPr>
        <w:sz w:val="20"/>
        <w:szCs w:val="20"/>
      </w:rPr>
    </w:pPr>
    <w:r w:rsidRPr="00D46494">
      <w:rPr>
        <w:sz w:val="20"/>
        <w:szCs w:val="20"/>
      </w:rPr>
      <w:fldChar w:fldCharType="begin"/>
    </w:r>
    <w:r w:rsidRPr="00D46494">
      <w:rPr>
        <w:sz w:val="20"/>
        <w:szCs w:val="20"/>
      </w:rPr>
      <w:instrText xml:space="preserve"> PAGE   \* MERGEFORMAT </w:instrText>
    </w:r>
    <w:r w:rsidRPr="00D46494">
      <w:rPr>
        <w:sz w:val="20"/>
        <w:szCs w:val="20"/>
      </w:rPr>
      <w:fldChar w:fldCharType="separate"/>
    </w:r>
    <w:r w:rsidRPr="00D46494">
      <w:rPr>
        <w:sz w:val="20"/>
        <w:szCs w:val="20"/>
      </w:rPr>
      <w:t>1</w:t>
    </w:r>
    <w:r w:rsidRPr="00D46494">
      <w:rPr>
        <w:sz w:val="20"/>
        <w:szCs w:val="20"/>
      </w:rPr>
      <w:fldChar w:fldCharType="end"/>
    </w:r>
    <w:r w:rsidRPr="00D46494">
      <w:rPr>
        <w:sz w:val="20"/>
        <w:szCs w:val="20"/>
      </w:rPr>
      <w:t xml:space="preserve"> </w:t>
    </w:r>
  </w:p>
  <w:p w14:paraId="4DBF1F11" w14:textId="77777777" w:rsidR="007D578C" w:rsidRDefault="007D578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A559B"/>
    <w:multiLevelType w:val="hybridMultilevel"/>
    <w:tmpl w:val="76C4BA28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4FA7F1E"/>
    <w:multiLevelType w:val="hybridMultilevel"/>
    <w:tmpl w:val="F47E345A"/>
    <w:lvl w:ilvl="0" w:tplc="CD3E381E">
      <w:start w:val="1"/>
      <w:numFmt w:val="bullet"/>
      <w:lvlText w:val="•"/>
      <w:lvlJc w:val="left"/>
      <w:pPr>
        <w:ind w:left="15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D82A38">
      <w:start w:val="1"/>
      <w:numFmt w:val="bullet"/>
      <w:lvlText w:val="o"/>
      <w:lvlJc w:val="left"/>
      <w:pPr>
        <w:ind w:left="22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B6A92E">
      <w:start w:val="1"/>
      <w:numFmt w:val="bullet"/>
      <w:lvlText w:val="▪"/>
      <w:lvlJc w:val="left"/>
      <w:pPr>
        <w:ind w:left="30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BE0ED4">
      <w:start w:val="1"/>
      <w:numFmt w:val="bullet"/>
      <w:lvlText w:val="•"/>
      <w:lvlJc w:val="left"/>
      <w:pPr>
        <w:ind w:left="3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86E35E">
      <w:start w:val="1"/>
      <w:numFmt w:val="bullet"/>
      <w:lvlText w:val="o"/>
      <w:lvlJc w:val="left"/>
      <w:pPr>
        <w:ind w:left="44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A68986">
      <w:start w:val="1"/>
      <w:numFmt w:val="bullet"/>
      <w:lvlText w:val="▪"/>
      <w:lvlJc w:val="left"/>
      <w:pPr>
        <w:ind w:left="5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C2CAA6">
      <w:start w:val="1"/>
      <w:numFmt w:val="bullet"/>
      <w:lvlText w:val="•"/>
      <w:lvlJc w:val="left"/>
      <w:pPr>
        <w:ind w:left="58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FCB298">
      <w:start w:val="1"/>
      <w:numFmt w:val="bullet"/>
      <w:lvlText w:val="o"/>
      <w:lvlJc w:val="left"/>
      <w:pPr>
        <w:ind w:left="66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E812A6">
      <w:start w:val="1"/>
      <w:numFmt w:val="bullet"/>
      <w:lvlText w:val="▪"/>
      <w:lvlJc w:val="left"/>
      <w:pPr>
        <w:ind w:left="7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B86BB5"/>
    <w:multiLevelType w:val="hybridMultilevel"/>
    <w:tmpl w:val="8856B4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220AB"/>
    <w:multiLevelType w:val="hybridMultilevel"/>
    <w:tmpl w:val="DD6E7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97174"/>
    <w:multiLevelType w:val="hybridMultilevel"/>
    <w:tmpl w:val="7B62F968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5FC721C7"/>
    <w:multiLevelType w:val="multilevel"/>
    <w:tmpl w:val="2F16E7DA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."/>
      <w:lvlJc w:val="left"/>
      <w:pPr>
        <w:ind w:left="1843"/>
      </w:pPr>
      <w:rPr>
        <w:rFonts w:ascii="Arial" w:eastAsia="Arial" w:hAnsi="Arial" w:cs="Arial"/>
        <w:b/>
        <w:bCs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Ttulo4"/>
      <w:lvlText w:val="%1.%2.%3.%4."/>
      <w:lvlJc w:val="left"/>
      <w:pPr>
        <w:ind w:left="49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7753F72"/>
    <w:multiLevelType w:val="hybridMultilevel"/>
    <w:tmpl w:val="81BC7052"/>
    <w:lvl w:ilvl="0" w:tplc="7E0ACC10">
      <w:start w:val="1"/>
      <w:numFmt w:val="decimal"/>
      <w:lvlText w:val="%1)"/>
      <w:lvlJc w:val="left"/>
      <w:pPr>
        <w:ind w:left="1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06F50E">
      <w:start w:val="1"/>
      <w:numFmt w:val="lowerLetter"/>
      <w:lvlText w:val="%2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40C75A">
      <w:start w:val="1"/>
      <w:numFmt w:val="lowerRoman"/>
      <w:lvlText w:val="%3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F68C70">
      <w:start w:val="1"/>
      <w:numFmt w:val="decimal"/>
      <w:lvlText w:val="%4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BE4158">
      <w:start w:val="1"/>
      <w:numFmt w:val="lowerLetter"/>
      <w:lvlText w:val="%5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F6A902">
      <w:start w:val="1"/>
      <w:numFmt w:val="lowerRoman"/>
      <w:lvlText w:val="%6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20154A">
      <w:start w:val="1"/>
      <w:numFmt w:val="decimal"/>
      <w:lvlText w:val="%7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EEBB46">
      <w:start w:val="1"/>
      <w:numFmt w:val="lowerLetter"/>
      <w:lvlText w:val="%8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3449C8">
      <w:start w:val="1"/>
      <w:numFmt w:val="lowerRoman"/>
      <w:lvlText w:val="%9"/>
      <w:lvlJc w:val="left"/>
      <w:pPr>
        <w:ind w:left="6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DAB7654"/>
    <w:multiLevelType w:val="hybridMultilevel"/>
    <w:tmpl w:val="CA10695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22045323">
    <w:abstractNumId w:val="6"/>
  </w:num>
  <w:num w:numId="2" w16cid:durableId="512498378">
    <w:abstractNumId w:val="1"/>
  </w:num>
  <w:num w:numId="3" w16cid:durableId="1327051160">
    <w:abstractNumId w:val="5"/>
  </w:num>
  <w:num w:numId="4" w16cid:durableId="91442675">
    <w:abstractNumId w:val="3"/>
  </w:num>
  <w:num w:numId="5" w16cid:durableId="470099274">
    <w:abstractNumId w:val="0"/>
  </w:num>
  <w:num w:numId="6" w16cid:durableId="2081442427">
    <w:abstractNumId w:val="2"/>
  </w:num>
  <w:num w:numId="7" w16cid:durableId="1769613885">
    <w:abstractNumId w:val="4"/>
  </w:num>
  <w:num w:numId="8" w16cid:durableId="880901204">
    <w:abstractNumId w:val="7"/>
  </w:num>
  <w:num w:numId="9" w16cid:durableId="15520395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2633989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117153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abriel Bassoi">
    <w15:presenceInfo w15:providerId="AD" w15:userId="S::gabriel.bassoi@tecpuc.com.br::9252c185-3858-4ddc-9f79-319be84d4aa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33"/>
    <w:rsid w:val="000159B7"/>
    <w:rsid w:val="00016245"/>
    <w:rsid w:val="0001795B"/>
    <w:rsid w:val="00021106"/>
    <w:rsid w:val="00024EE5"/>
    <w:rsid w:val="00027B38"/>
    <w:rsid w:val="00027F4E"/>
    <w:rsid w:val="00035730"/>
    <w:rsid w:val="000415ED"/>
    <w:rsid w:val="00043CB5"/>
    <w:rsid w:val="000508D3"/>
    <w:rsid w:val="000528AD"/>
    <w:rsid w:val="00054663"/>
    <w:rsid w:val="00055616"/>
    <w:rsid w:val="00055B83"/>
    <w:rsid w:val="00055D18"/>
    <w:rsid w:val="000573C7"/>
    <w:rsid w:val="00057DCF"/>
    <w:rsid w:val="00063F3A"/>
    <w:rsid w:val="00065B8E"/>
    <w:rsid w:val="00071161"/>
    <w:rsid w:val="00072CCD"/>
    <w:rsid w:val="00084968"/>
    <w:rsid w:val="00084DA5"/>
    <w:rsid w:val="0009332A"/>
    <w:rsid w:val="00094D8E"/>
    <w:rsid w:val="000A0393"/>
    <w:rsid w:val="000A77B9"/>
    <w:rsid w:val="000B4AA5"/>
    <w:rsid w:val="000C0348"/>
    <w:rsid w:val="000C0494"/>
    <w:rsid w:val="000C0829"/>
    <w:rsid w:val="000C1E4F"/>
    <w:rsid w:val="000C23A4"/>
    <w:rsid w:val="000C2EBF"/>
    <w:rsid w:val="000D18F4"/>
    <w:rsid w:val="000D36EC"/>
    <w:rsid w:val="000D6341"/>
    <w:rsid w:val="000D779C"/>
    <w:rsid w:val="000F535A"/>
    <w:rsid w:val="001064F5"/>
    <w:rsid w:val="001112FB"/>
    <w:rsid w:val="0011489B"/>
    <w:rsid w:val="001150F4"/>
    <w:rsid w:val="00117F2C"/>
    <w:rsid w:val="001213F5"/>
    <w:rsid w:val="00123F57"/>
    <w:rsid w:val="001357D4"/>
    <w:rsid w:val="001432D7"/>
    <w:rsid w:val="001449B3"/>
    <w:rsid w:val="0014506C"/>
    <w:rsid w:val="00145C2C"/>
    <w:rsid w:val="00146750"/>
    <w:rsid w:val="0016186B"/>
    <w:rsid w:val="00163B65"/>
    <w:rsid w:val="001655A7"/>
    <w:rsid w:val="00172E0E"/>
    <w:rsid w:val="0018686A"/>
    <w:rsid w:val="001902A8"/>
    <w:rsid w:val="0019350E"/>
    <w:rsid w:val="001956BA"/>
    <w:rsid w:val="001A05A3"/>
    <w:rsid w:val="001A525E"/>
    <w:rsid w:val="001B1464"/>
    <w:rsid w:val="001B6811"/>
    <w:rsid w:val="001B7A43"/>
    <w:rsid w:val="001D05DC"/>
    <w:rsid w:val="001D7619"/>
    <w:rsid w:val="001D7C97"/>
    <w:rsid w:val="001E0F6C"/>
    <w:rsid w:val="001E29DA"/>
    <w:rsid w:val="001E73A0"/>
    <w:rsid w:val="001F53FD"/>
    <w:rsid w:val="001F6CFD"/>
    <w:rsid w:val="002131A0"/>
    <w:rsid w:val="00215B09"/>
    <w:rsid w:val="0022199C"/>
    <w:rsid w:val="00222B6B"/>
    <w:rsid w:val="002253DB"/>
    <w:rsid w:val="0022681F"/>
    <w:rsid w:val="002354F0"/>
    <w:rsid w:val="0023623D"/>
    <w:rsid w:val="00242D20"/>
    <w:rsid w:val="002568E0"/>
    <w:rsid w:val="00271D6A"/>
    <w:rsid w:val="0027285B"/>
    <w:rsid w:val="0029128F"/>
    <w:rsid w:val="00292C83"/>
    <w:rsid w:val="002A46F3"/>
    <w:rsid w:val="002C1AF6"/>
    <w:rsid w:val="002C2F93"/>
    <w:rsid w:val="002C3E66"/>
    <w:rsid w:val="002C4269"/>
    <w:rsid w:val="002D0802"/>
    <w:rsid w:val="002D426C"/>
    <w:rsid w:val="002D4B4C"/>
    <w:rsid w:val="002D624F"/>
    <w:rsid w:val="002E3BB4"/>
    <w:rsid w:val="002F16AB"/>
    <w:rsid w:val="002F3ACD"/>
    <w:rsid w:val="002F6C03"/>
    <w:rsid w:val="002F718F"/>
    <w:rsid w:val="00301DE8"/>
    <w:rsid w:val="00303FB4"/>
    <w:rsid w:val="003119AF"/>
    <w:rsid w:val="00312FB1"/>
    <w:rsid w:val="00314492"/>
    <w:rsid w:val="00316694"/>
    <w:rsid w:val="00322F7E"/>
    <w:rsid w:val="0032356D"/>
    <w:rsid w:val="00333878"/>
    <w:rsid w:val="00337032"/>
    <w:rsid w:val="00340A24"/>
    <w:rsid w:val="00345ACA"/>
    <w:rsid w:val="00347642"/>
    <w:rsid w:val="00350C55"/>
    <w:rsid w:val="00351906"/>
    <w:rsid w:val="003547AA"/>
    <w:rsid w:val="00360D44"/>
    <w:rsid w:val="003727DF"/>
    <w:rsid w:val="00384793"/>
    <w:rsid w:val="00390985"/>
    <w:rsid w:val="00391033"/>
    <w:rsid w:val="0039435A"/>
    <w:rsid w:val="00396D17"/>
    <w:rsid w:val="003A2BB8"/>
    <w:rsid w:val="003A5156"/>
    <w:rsid w:val="003B124F"/>
    <w:rsid w:val="003B6644"/>
    <w:rsid w:val="003D5507"/>
    <w:rsid w:val="003E2F2E"/>
    <w:rsid w:val="003F0B3C"/>
    <w:rsid w:val="003F4028"/>
    <w:rsid w:val="003F5EE6"/>
    <w:rsid w:val="004036DD"/>
    <w:rsid w:val="00405418"/>
    <w:rsid w:val="00406E03"/>
    <w:rsid w:val="004103FC"/>
    <w:rsid w:val="00414626"/>
    <w:rsid w:val="00414B59"/>
    <w:rsid w:val="0043178E"/>
    <w:rsid w:val="0043470F"/>
    <w:rsid w:val="004376B8"/>
    <w:rsid w:val="00440916"/>
    <w:rsid w:val="00440B9C"/>
    <w:rsid w:val="00442319"/>
    <w:rsid w:val="004450A9"/>
    <w:rsid w:val="00461CF3"/>
    <w:rsid w:val="004623F7"/>
    <w:rsid w:val="00463166"/>
    <w:rsid w:val="004644A2"/>
    <w:rsid w:val="00471098"/>
    <w:rsid w:val="00471DAE"/>
    <w:rsid w:val="004917C2"/>
    <w:rsid w:val="0049434B"/>
    <w:rsid w:val="004A38E8"/>
    <w:rsid w:val="004A3A67"/>
    <w:rsid w:val="004A4892"/>
    <w:rsid w:val="004A6CDF"/>
    <w:rsid w:val="004B012F"/>
    <w:rsid w:val="004B3321"/>
    <w:rsid w:val="004B7356"/>
    <w:rsid w:val="004C132B"/>
    <w:rsid w:val="004C2CB7"/>
    <w:rsid w:val="004C68C6"/>
    <w:rsid w:val="004D3ECD"/>
    <w:rsid w:val="004D63F5"/>
    <w:rsid w:val="004E0F7C"/>
    <w:rsid w:val="004E6207"/>
    <w:rsid w:val="004E703D"/>
    <w:rsid w:val="004F03E1"/>
    <w:rsid w:val="004F318B"/>
    <w:rsid w:val="004F5D87"/>
    <w:rsid w:val="005043D3"/>
    <w:rsid w:val="00505247"/>
    <w:rsid w:val="00515466"/>
    <w:rsid w:val="0052330D"/>
    <w:rsid w:val="00526554"/>
    <w:rsid w:val="00532FA7"/>
    <w:rsid w:val="00535ABA"/>
    <w:rsid w:val="005368CA"/>
    <w:rsid w:val="00543700"/>
    <w:rsid w:val="00552BCB"/>
    <w:rsid w:val="0055357D"/>
    <w:rsid w:val="005637C1"/>
    <w:rsid w:val="005638A3"/>
    <w:rsid w:val="00583BDB"/>
    <w:rsid w:val="0058498A"/>
    <w:rsid w:val="005865EE"/>
    <w:rsid w:val="00587157"/>
    <w:rsid w:val="00593038"/>
    <w:rsid w:val="005C2B60"/>
    <w:rsid w:val="005D19F8"/>
    <w:rsid w:val="005D2E7D"/>
    <w:rsid w:val="005D742D"/>
    <w:rsid w:val="005E5B3A"/>
    <w:rsid w:val="005F60D7"/>
    <w:rsid w:val="00603237"/>
    <w:rsid w:val="00606BE2"/>
    <w:rsid w:val="00607D85"/>
    <w:rsid w:val="00613FEE"/>
    <w:rsid w:val="00615434"/>
    <w:rsid w:val="00650BE6"/>
    <w:rsid w:val="00652DBE"/>
    <w:rsid w:val="00656CBC"/>
    <w:rsid w:val="00657172"/>
    <w:rsid w:val="00660972"/>
    <w:rsid w:val="00660FC5"/>
    <w:rsid w:val="0066301F"/>
    <w:rsid w:val="006675EC"/>
    <w:rsid w:val="00672D35"/>
    <w:rsid w:val="0067477A"/>
    <w:rsid w:val="006747B0"/>
    <w:rsid w:val="00675E7C"/>
    <w:rsid w:val="00676E5D"/>
    <w:rsid w:val="00681927"/>
    <w:rsid w:val="00681A65"/>
    <w:rsid w:val="0068268E"/>
    <w:rsid w:val="00684589"/>
    <w:rsid w:val="006969FE"/>
    <w:rsid w:val="006A1C02"/>
    <w:rsid w:val="006A1C2C"/>
    <w:rsid w:val="006A2440"/>
    <w:rsid w:val="006A47C9"/>
    <w:rsid w:val="006A7F17"/>
    <w:rsid w:val="006B174D"/>
    <w:rsid w:val="006B720C"/>
    <w:rsid w:val="006B75BE"/>
    <w:rsid w:val="006B76A9"/>
    <w:rsid w:val="006C50F5"/>
    <w:rsid w:val="006C615B"/>
    <w:rsid w:val="006C672B"/>
    <w:rsid w:val="006D220B"/>
    <w:rsid w:val="006D5EF9"/>
    <w:rsid w:val="006E647A"/>
    <w:rsid w:val="006E74A4"/>
    <w:rsid w:val="006F0724"/>
    <w:rsid w:val="00704A1A"/>
    <w:rsid w:val="007076C7"/>
    <w:rsid w:val="007102DD"/>
    <w:rsid w:val="00711116"/>
    <w:rsid w:val="007114A7"/>
    <w:rsid w:val="00711FDA"/>
    <w:rsid w:val="00713924"/>
    <w:rsid w:val="00717460"/>
    <w:rsid w:val="00723BB1"/>
    <w:rsid w:val="00726F88"/>
    <w:rsid w:val="00731402"/>
    <w:rsid w:val="00736059"/>
    <w:rsid w:val="00740FD7"/>
    <w:rsid w:val="00765797"/>
    <w:rsid w:val="007674BA"/>
    <w:rsid w:val="00770398"/>
    <w:rsid w:val="00777F37"/>
    <w:rsid w:val="007844B9"/>
    <w:rsid w:val="007A1770"/>
    <w:rsid w:val="007A434F"/>
    <w:rsid w:val="007A455A"/>
    <w:rsid w:val="007A6EED"/>
    <w:rsid w:val="007B2106"/>
    <w:rsid w:val="007B47A9"/>
    <w:rsid w:val="007B596D"/>
    <w:rsid w:val="007B7093"/>
    <w:rsid w:val="007B7495"/>
    <w:rsid w:val="007C1691"/>
    <w:rsid w:val="007C2F78"/>
    <w:rsid w:val="007C47E6"/>
    <w:rsid w:val="007D2A96"/>
    <w:rsid w:val="007D373E"/>
    <w:rsid w:val="007D578C"/>
    <w:rsid w:val="007E3C34"/>
    <w:rsid w:val="007F06FA"/>
    <w:rsid w:val="00813F99"/>
    <w:rsid w:val="00814387"/>
    <w:rsid w:val="00820A91"/>
    <w:rsid w:val="008218F6"/>
    <w:rsid w:val="00823BB2"/>
    <w:rsid w:val="00824249"/>
    <w:rsid w:val="008377CF"/>
    <w:rsid w:val="008378AA"/>
    <w:rsid w:val="0084175D"/>
    <w:rsid w:val="008428E2"/>
    <w:rsid w:val="00846798"/>
    <w:rsid w:val="00846E92"/>
    <w:rsid w:val="00846FDF"/>
    <w:rsid w:val="00850FD9"/>
    <w:rsid w:val="00851685"/>
    <w:rsid w:val="00851779"/>
    <w:rsid w:val="00854841"/>
    <w:rsid w:val="00855531"/>
    <w:rsid w:val="00863E7F"/>
    <w:rsid w:val="00870CC1"/>
    <w:rsid w:val="00871A26"/>
    <w:rsid w:val="008757B6"/>
    <w:rsid w:val="008813C1"/>
    <w:rsid w:val="00886F0C"/>
    <w:rsid w:val="008908B5"/>
    <w:rsid w:val="00896029"/>
    <w:rsid w:val="00897D53"/>
    <w:rsid w:val="008A1055"/>
    <w:rsid w:val="008A61A9"/>
    <w:rsid w:val="008B04AF"/>
    <w:rsid w:val="008B1258"/>
    <w:rsid w:val="008B786A"/>
    <w:rsid w:val="008C1441"/>
    <w:rsid w:val="008C3945"/>
    <w:rsid w:val="008C3A07"/>
    <w:rsid w:val="008C615B"/>
    <w:rsid w:val="008C755F"/>
    <w:rsid w:val="008D7EBD"/>
    <w:rsid w:val="008E0A2B"/>
    <w:rsid w:val="008E4249"/>
    <w:rsid w:val="008F1D35"/>
    <w:rsid w:val="008F1EA1"/>
    <w:rsid w:val="008F61BF"/>
    <w:rsid w:val="008F6CFA"/>
    <w:rsid w:val="008F7EC3"/>
    <w:rsid w:val="009039B6"/>
    <w:rsid w:val="009067D2"/>
    <w:rsid w:val="0091557E"/>
    <w:rsid w:val="00917293"/>
    <w:rsid w:val="009201EC"/>
    <w:rsid w:val="0092143A"/>
    <w:rsid w:val="00926D65"/>
    <w:rsid w:val="009273E3"/>
    <w:rsid w:val="00927BA1"/>
    <w:rsid w:val="00930681"/>
    <w:rsid w:val="00931C54"/>
    <w:rsid w:val="00933C79"/>
    <w:rsid w:val="0094638E"/>
    <w:rsid w:val="00954C4F"/>
    <w:rsid w:val="00956B69"/>
    <w:rsid w:val="009572A6"/>
    <w:rsid w:val="00965EFF"/>
    <w:rsid w:val="0098269E"/>
    <w:rsid w:val="0098555C"/>
    <w:rsid w:val="00987FB0"/>
    <w:rsid w:val="0099011E"/>
    <w:rsid w:val="0099231F"/>
    <w:rsid w:val="00994D39"/>
    <w:rsid w:val="009A1DC8"/>
    <w:rsid w:val="009A2ED1"/>
    <w:rsid w:val="009C4945"/>
    <w:rsid w:val="009C4D6D"/>
    <w:rsid w:val="009C6DBF"/>
    <w:rsid w:val="009D1CD6"/>
    <w:rsid w:val="009D62BC"/>
    <w:rsid w:val="009D7036"/>
    <w:rsid w:val="009D78A2"/>
    <w:rsid w:val="009E1A06"/>
    <w:rsid w:val="009E2841"/>
    <w:rsid w:val="009E38BD"/>
    <w:rsid w:val="009E536C"/>
    <w:rsid w:val="009E6E5E"/>
    <w:rsid w:val="009E724C"/>
    <w:rsid w:val="009F177A"/>
    <w:rsid w:val="009F3E1A"/>
    <w:rsid w:val="009F4617"/>
    <w:rsid w:val="00A01A5D"/>
    <w:rsid w:val="00A0568C"/>
    <w:rsid w:val="00A06D7E"/>
    <w:rsid w:val="00A16295"/>
    <w:rsid w:val="00A16502"/>
    <w:rsid w:val="00A23482"/>
    <w:rsid w:val="00A2590C"/>
    <w:rsid w:val="00A27F83"/>
    <w:rsid w:val="00A31C1E"/>
    <w:rsid w:val="00A343E6"/>
    <w:rsid w:val="00A43C47"/>
    <w:rsid w:val="00A510E4"/>
    <w:rsid w:val="00A5112E"/>
    <w:rsid w:val="00A531A2"/>
    <w:rsid w:val="00A56E43"/>
    <w:rsid w:val="00A72133"/>
    <w:rsid w:val="00A73DF7"/>
    <w:rsid w:val="00A806D2"/>
    <w:rsid w:val="00A80FCF"/>
    <w:rsid w:val="00A81195"/>
    <w:rsid w:val="00A94362"/>
    <w:rsid w:val="00AA2376"/>
    <w:rsid w:val="00AA69A5"/>
    <w:rsid w:val="00AB32B5"/>
    <w:rsid w:val="00AB6420"/>
    <w:rsid w:val="00AD017F"/>
    <w:rsid w:val="00AD0C29"/>
    <w:rsid w:val="00AD49D1"/>
    <w:rsid w:val="00AD51D8"/>
    <w:rsid w:val="00AE44FD"/>
    <w:rsid w:val="00AE61AF"/>
    <w:rsid w:val="00AF0CF3"/>
    <w:rsid w:val="00AF0D3C"/>
    <w:rsid w:val="00AF1747"/>
    <w:rsid w:val="00AF50DD"/>
    <w:rsid w:val="00B01840"/>
    <w:rsid w:val="00B01CB7"/>
    <w:rsid w:val="00B01F12"/>
    <w:rsid w:val="00B02293"/>
    <w:rsid w:val="00B047C3"/>
    <w:rsid w:val="00B12289"/>
    <w:rsid w:val="00B16628"/>
    <w:rsid w:val="00B20DE4"/>
    <w:rsid w:val="00B251FC"/>
    <w:rsid w:val="00B30365"/>
    <w:rsid w:val="00B346D8"/>
    <w:rsid w:val="00B36186"/>
    <w:rsid w:val="00B573C8"/>
    <w:rsid w:val="00B65163"/>
    <w:rsid w:val="00B67FAA"/>
    <w:rsid w:val="00B718F1"/>
    <w:rsid w:val="00B72862"/>
    <w:rsid w:val="00B80611"/>
    <w:rsid w:val="00B807C6"/>
    <w:rsid w:val="00B831BE"/>
    <w:rsid w:val="00B851E2"/>
    <w:rsid w:val="00B93CAE"/>
    <w:rsid w:val="00B948B6"/>
    <w:rsid w:val="00B9523B"/>
    <w:rsid w:val="00BA2351"/>
    <w:rsid w:val="00BA75C6"/>
    <w:rsid w:val="00BB0326"/>
    <w:rsid w:val="00BB0B54"/>
    <w:rsid w:val="00BB476F"/>
    <w:rsid w:val="00BC5561"/>
    <w:rsid w:val="00BD22BC"/>
    <w:rsid w:val="00BD39DC"/>
    <w:rsid w:val="00BE1B43"/>
    <w:rsid w:val="00BE71C2"/>
    <w:rsid w:val="00BE7BF2"/>
    <w:rsid w:val="00C023A8"/>
    <w:rsid w:val="00C05C82"/>
    <w:rsid w:val="00C17245"/>
    <w:rsid w:val="00C172C5"/>
    <w:rsid w:val="00C20D86"/>
    <w:rsid w:val="00C215F8"/>
    <w:rsid w:val="00C2264D"/>
    <w:rsid w:val="00C275FB"/>
    <w:rsid w:val="00C318C2"/>
    <w:rsid w:val="00C32345"/>
    <w:rsid w:val="00C32447"/>
    <w:rsid w:val="00C44F0B"/>
    <w:rsid w:val="00C502DD"/>
    <w:rsid w:val="00C61CF3"/>
    <w:rsid w:val="00C67063"/>
    <w:rsid w:val="00C91CDA"/>
    <w:rsid w:val="00C9373F"/>
    <w:rsid w:val="00C94715"/>
    <w:rsid w:val="00C95AAC"/>
    <w:rsid w:val="00CA19B7"/>
    <w:rsid w:val="00CA5185"/>
    <w:rsid w:val="00CB233D"/>
    <w:rsid w:val="00CB4317"/>
    <w:rsid w:val="00CB5856"/>
    <w:rsid w:val="00CB6B61"/>
    <w:rsid w:val="00CC65C0"/>
    <w:rsid w:val="00CC7197"/>
    <w:rsid w:val="00CD4DC0"/>
    <w:rsid w:val="00CD5E05"/>
    <w:rsid w:val="00CD7514"/>
    <w:rsid w:val="00CE4BB7"/>
    <w:rsid w:val="00CE69CC"/>
    <w:rsid w:val="00CE708F"/>
    <w:rsid w:val="00CF0172"/>
    <w:rsid w:val="00CF053C"/>
    <w:rsid w:val="00CF217F"/>
    <w:rsid w:val="00CF2EF7"/>
    <w:rsid w:val="00CF745C"/>
    <w:rsid w:val="00D02E93"/>
    <w:rsid w:val="00D061B1"/>
    <w:rsid w:val="00D10FEB"/>
    <w:rsid w:val="00D1275B"/>
    <w:rsid w:val="00D12E82"/>
    <w:rsid w:val="00D1685C"/>
    <w:rsid w:val="00D22262"/>
    <w:rsid w:val="00D24C88"/>
    <w:rsid w:val="00D264B6"/>
    <w:rsid w:val="00D274B2"/>
    <w:rsid w:val="00D27EF4"/>
    <w:rsid w:val="00D31A47"/>
    <w:rsid w:val="00D32353"/>
    <w:rsid w:val="00D32A63"/>
    <w:rsid w:val="00D3783B"/>
    <w:rsid w:val="00D41B78"/>
    <w:rsid w:val="00D424A9"/>
    <w:rsid w:val="00D45EE3"/>
    <w:rsid w:val="00D46494"/>
    <w:rsid w:val="00D46734"/>
    <w:rsid w:val="00D64419"/>
    <w:rsid w:val="00D722A3"/>
    <w:rsid w:val="00D74D00"/>
    <w:rsid w:val="00D74FAD"/>
    <w:rsid w:val="00D81B54"/>
    <w:rsid w:val="00D839A5"/>
    <w:rsid w:val="00D84319"/>
    <w:rsid w:val="00D84DF9"/>
    <w:rsid w:val="00D903F7"/>
    <w:rsid w:val="00D91185"/>
    <w:rsid w:val="00D94EFF"/>
    <w:rsid w:val="00D96278"/>
    <w:rsid w:val="00D967A6"/>
    <w:rsid w:val="00DA21E0"/>
    <w:rsid w:val="00DA662A"/>
    <w:rsid w:val="00DB0F21"/>
    <w:rsid w:val="00DB18FD"/>
    <w:rsid w:val="00DB1B11"/>
    <w:rsid w:val="00DC4539"/>
    <w:rsid w:val="00DC7E74"/>
    <w:rsid w:val="00DD7597"/>
    <w:rsid w:val="00DE0C9C"/>
    <w:rsid w:val="00DE267D"/>
    <w:rsid w:val="00DE2974"/>
    <w:rsid w:val="00DE5C19"/>
    <w:rsid w:val="00DE6D46"/>
    <w:rsid w:val="00DF33BC"/>
    <w:rsid w:val="00DF5390"/>
    <w:rsid w:val="00E03449"/>
    <w:rsid w:val="00E10046"/>
    <w:rsid w:val="00E223F9"/>
    <w:rsid w:val="00E301D8"/>
    <w:rsid w:val="00E324A8"/>
    <w:rsid w:val="00E36A83"/>
    <w:rsid w:val="00E41F62"/>
    <w:rsid w:val="00E47873"/>
    <w:rsid w:val="00E52104"/>
    <w:rsid w:val="00E6000E"/>
    <w:rsid w:val="00E617B1"/>
    <w:rsid w:val="00E625B7"/>
    <w:rsid w:val="00E650A3"/>
    <w:rsid w:val="00E6639F"/>
    <w:rsid w:val="00E70584"/>
    <w:rsid w:val="00E7133A"/>
    <w:rsid w:val="00E76FF9"/>
    <w:rsid w:val="00E81BAD"/>
    <w:rsid w:val="00E86E6C"/>
    <w:rsid w:val="00E872A9"/>
    <w:rsid w:val="00E9629A"/>
    <w:rsid w:val="00EA08A9"/>
    <w:rsid w:val="00EB1BC4"/>
    <w:rsid w:val="00EB296F"/>
    <w:rsid w:val="00EB4E90"/>
    <w:rsid w:val="00EB6C15"/>
    <w:rsid w:val="00EC035F"/>
    <w:rsid w:val="00EC6408"/>
    <w:rsid w:val="00ED24CE"/>
    <w:rsid w:val="00ED2981"/>
    <w:rsid w:val="00ED55F8"/>
    <w:rsid w:val="00EE5B17"/>
    <w:rsid w:val="00EE7177"/>
    <w:rsid w:val="00EF5993"/>
    <w:rsid w:val="00EF63A8"/>
    <w:rsid w:val="00EF65F1"/>
    <w:rsid w:val="00EF7159"/>
    <w:rsid w:val="00F0326A"/>
    <w:rsid w:val="00F04DFA"/>
    <w:rsid w:val="00F15731"/>
    <w:rsid w:val="00F175C4"/>
    <w:rsid w:val="00F26345"/>
    <w:rsid w:val="00F30EF8"/>
    <w:rsid w:val="00F32872"/>
    <w:rsid w:val="00F347B0"/>
    <w:rsid w:val="00F37D3B"/>
    <w:rsid w:val="00F42F7C"/>
    <w:rsid w:val="00F4728B"/>
    <w:rsid w:val="00F50314"/>
    <w:rsid w:val="00F606FD"/>
    <w:rsid w:val="00F6178A"/>
    <w:rsid w:val="00F66C47"/>
    <w:rsid w:val="00F7161A"/>
    <w:rsid w:val="00F773EC"/>
    <w:rsid w:val="00F83E4D"/>
    <w:rsid w:val="00F86256"/>
    <w:rsid w:val="00F86E76"/>
    <w:rsid w:val="00F87615"/>
    <w:rsid w:val="00F9059B"/>
    <w:rsid w:val="00F95C33"/>
    <w:rsid w:val="00F9624A"/>
    <w:rsid w:val="00FA26E5"/>
    <w:rsid w:val="00FA76BF"/>
    <w:rsid w:val="00FA774E"/>
    <w:rsid w:val="00FB361B"/>
    <w:rsid w:val="00FB4FBE"/>
    <w:rsid w:val="00FB5ADA"/>
    <w:rsid w:val="00FB7D29"/>
    <w:rsid w:val="00FC0044"/>
    <w:rsid w:val="00FC0F65"/>
    <w:rsid w:val="00FC26AB"/>
    <w:rsid w:val="00FC57BD"/>
    <w:rsid w:val="00FC6DF1"/>
    <w:rsid w:val="00FD7F73"/>
    <w:rsid w:val="00FF467F"/>
    <w:rsid w:val="00FF72AE"/>
    <w:rsid w:val="036B6244"/>
    <w:rsid w:val="052428F7"/>
    <w:rsid w:val="0863D8CB"/>
    <w:rsid w:val="08B6191A"/>
    <w:rsid w:val="0BA91B45"/>
    <w:rsid w:val="0BDE129C"/>
    <w:rsid w:val="0D599580"/>
    <w:rsid w:val="0D824574"/>
    <w:rsid w:val="0EF7F875"/>
    <w:rsid w:val="0FBBF52E"/>
    <w:rsid w:val="10A4F915"/>
    <w:rsid w:val="1336AA57"/>
    <w:rsid w:val="13EECE17"/>
    <w:rsid w:val="1824C6EE"/>
    <w:rsid w:val="1C169ADD"/>
    <w:rsid w:val="1EB26198"/>
    <w:rsid w:val="21676B22"/>
    <w:rsid w:val="2297088E"/>
    <w:rsid w:val="23413AA9"/>
    <w:rsid w:val="25397438"/>
    <w:rsid w:val="272D7935"/>
    <w:rsid w:val="28B499DE"/>
    <w:rsid w:val="28DB3E6C"/>
    <w:rsid w:val="2AC2A1CB"/>
    <w:rsid w:val="2BA59F8E"/>
    <w:rsid w:val="30BFEEDE"/>
    <w:rsid w:val="32FB74CE"/>
    <w:rsid w:val="33FC4F4B"/>
    <w:rsid w:val="350832E9"/>
    <w:rsid w:val="35E51FCC"/>
    <w:rsid w:val="38AA0D67"/>
    <w:rsid w:val="3B940066"/>
    <w:rsid w:val="3DF5FEC0"/>
    <w:rsid w:val="40062172"/>
    <w:rsid w:val="403C6D40"/>
    <w:rsid w:val="40592077"/>
    <w:rsid w:val="40F30443"/>
    <w:rsid w:val="413EBB44"/>
    <w:rsid w:val="4201A86B"/>
    <w:rsid w:val="42F8CB45"/>
    <w:rsid w:val="43E2880F"/>
    <w:rsid w:val="454ECB8D"/>
    <w:rsid w:val="479E42C7"/>
    <w:rsid w:val="482DEAC6"/>
    <w:rsid w:val="4AF47950"/>
    <w:rsid w:val="4AFA8EDE"/>
    <w:rsid w:val="4B239EEB"/>
    <w:rsid w:val="520A9907"/>
    <w:rsid w:val="52F7C619"/>
    <w:rsid w:val="5AB21D59"/>
    <w:rsid w:val="601128AA"/>
    <w:rsid w:val="62AF35D2"/>
    <w:rsid w:val="63C1F8AB"/>
    <w:rsid w:val="6498B952"/>
    <w:rsid w:val="66DA90A6"/>
    <w:rsid w:val="6822277F"/>
    <w:rsid w:val="696DBFEA"/>
    <w:rsid w:val="699DCC7E"/>
    <w:rsid w:val="69A21D4C"/>
    <w:rsid w:val="6AA85C72"/>
    <w:rsid w:val="6B485516"/>
    <w:rsid w:val="6BF2F8B8"/>
    <w:rsid w:val="6DA0D8D1"/>
    <w:rsid w:val="6FBBAA95"/>
    <w:rsid w:val="70810E45"/>
    <w:rsid w:val="71090408"/>
    <w:rsid w:val="72084AAC"/>
    <w:rsid w:val="72CB4508"/>
    <w:rsid w:val="73898CD8"/>
    <w:rsid w:val="7451ACAD"/>
    <w:rsid w:val="746F8ED4"/>
    <w:rsid w:val="74717119"/>
    <w:rsid w:val="757511D3"/>
    <w:rsid w:val="760D417A"/>
    <w:rsid w:val="78D4BDC1"/>
    <w:rsid w:val="7B227119"/>
    <w:rsid w:val="7F46B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04D089"/>
  <w15:docId w15:val="{549FE94F-0DB1-4C69-A3D5-00979B592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B65"/>
    <w:pPr>
      <w:spacing w:after="4" w:line="249" w:lineRule="auto"/>
      <w:ind w:left="3906" w:right="51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9"/>
      </w:numPr>
      <w:spacing w:after="117"/>
      <w:ind w:right="57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9"/>
      </w:numPr>
      <w:spacing w:after="4" w:line="249" w:lineRule="auto"/>
      <w:ind w:right="51"/>
      <w:jc w:val="both"/>
      <w:outlineLvl w:val="1"/>
    </w:pPr>
    <w:rPr>
      <w:rFonts w:ascii="Arial" w:eastAsia="Arial" w:hAnsi="Arial" w:cs="Arial"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9"/>
      </w:numPr>
      <w:spacing w:after="128" w:line="250" w:lineRule="auto"/>
      <w:ind w:right="57"/>
      <w:jc w:val="both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numPr>
        <w:ilvl w:val="3"/>
        <w:numId w:val="9"/>
      </w:numPr>
      <w:spacing w:after="128" w:line="250" w:lineRule="auto"/>
      <w:ind w:right="57"/>
      <w:jc w:val="both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7"/>
      <w:ind w:left="10" w:right="57" w:hanging="10"/>
      <w:jc w:val="center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89"/>
      <w:ind w:left="3906" w:right="51" w:hanging="10"/>
      <w:jc w:val="center"/>
      <w:outlineLvl w:val="5"/>
    </w:pPr>
    <w:rPr>
      <w:rFonts w:ascii="Arial" w:eastAsia="Arial" w:hAnsi="Arial" w:cs="Arial"/>
      <w:color w:val="000000"/>
      <w:sz w:val="24"/>
    </w:rPr>
  </w:style>
  <w:style w:type="paragraph" w:styleId="Ttulo7">
    <w:name w:val="heading 7"/>
    <w:next w:val="Normal"/>
    <w:link w:val="Ttulo7Char"/>
    <w:uiPriority w:val="9"/>
    <w:unhideWhenUsed/>
    <w:qFormat/>
    <w:pPr>
      <w:keepNext/>
      <w:keepLines/>
      <w:spacing w:after="128" w:line="250" w:lineRule="auto"/>
      <w:ind w:left="10" w:right="57" w:hanging="10"/>
      <w:jc w:val="both"/>
      <w:outlineLvl w:val="6"/>
    </w:pPr>
    <w:rPr>
      <w:rFonts w:ascii="Arial" w:eastAsia="Arial" w:hAnsi="Arial" w:cs="Arial"/>
      <w:b/>
      <w:color w:val="000000"/>
      <w:sz w:val="24"/>
    </w:rPr>
  </w:style>
  <w:style w:type="paragraph" w:styleId="Ttulo8">
    <w:name w:val="heading 8"/>
    <w:next w:val="Normal"/>
    <w:link w:val="Ttulo8Char"/>
    <w:uiPriority w:val="9"/>
    <w:unhideWhenUsed/>
    <w:qFormat/>
    <w:pPr>
      <w:keepNext/>
      <w:keepLines/>
      <w:spacing w:after="128" w:line="250" w:lineRule="auto"/>
      <w:ind w:left="10" w:right="57" w:hanging="10"/>
      <w:jc w:val="both"/>
      <w:outlineLvl w:val="7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color w:val="000000"/>
      <w:sz w:val="24"/>
    </w:rPr>
  </w:style>
  <w:style w:type="character" w:customStyle="1" w:styleId="Ttulo7Char">
    <w:name w:val="Título 7 Char"/>
    <w:link w:val="Ttulo7"/>
    <w:rPr>
      <w:rFonts w:ascii="Arial" w:eastAsia="Arial" w:hAnsi="Arial" w:cs="Arial"/>
      <w:b/>
      <w:color w:val="000000"/>
      <w:sz w:val="24"/>
    </w:rPr>
  </w:style>
  <w:style w:type="character" w:customStyle="1" w:styleId="Ttulo8Char">
    <w:name w:val="Título 8 Char"/>
    <w:link w:val="Ttulo8"/>
    <w:rPr>
      <w:rFonts w:ascii="Arial" w:eastAsia="Arial" w:hAnsi="Arial" w:cs="Arial"/>
      <w:b/>
      <w:color w:val="000000"/>
      <w:sz w:val="24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4"/>
    </w:rPr>
  </w:style>
  <w:style w:type="character" w:customStyle="1" w:styleId="Ttulo3Char">
    <w:name w:val="Título 3 Char"/>
    <w:link w:val="Ttulo3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uiPriority w:val="9"/>
    <w:rPr>
      <w:rFonts w:ascii="Arial" w:eastAsia="Arial" w:hAnsi="Arial" w:cs="Arial"/>
      <w:b/>
      <w:color w:val="000000"/>
      <w:sz w:val="24"/>
    </w:rPr>
  </w:style>
  <w:style w:type="paragraph" w:styleId="Sumrio1">
    <w:name w:val="toc 1"/>
    <w:hidden/>
    <w:uiPriority w:val="39"/>
    <w:pPr>
      <w:spacing w:after="235" w:line="249" w:lineRule="auto"/>
      <w:ind w:left="25" w:right="21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35" w:line="249" w:lineRule="auto"/>
      <w:ind w:left="25" w:right="22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35" w:line="250" w:lineRule="auto"/>
      <w:ind w:left="25" w:right="22" w:hanging="10"/>
      <w:jc w:val="both"/>
    </w:pPr>
    <w:rPr>
      <w:rFonts w:ascii="Arial" w:eastAsia="Arial" w:hAnsi="Arial" w:cs="Arial"/>
      <w:b/>
      <w:color w:val="000000"/>
      <w:sz w:val="24"/>
    </w:rPr>
  </w:style>
  <w:style w:type="paragraph" w:styleId="Sumrio4">
    <w:name w:val="toc 4"/>
    <w:hidden/>
    <w:uiPriority w:val="39"/>
    <w:pPr>
      <w:spacing w:after="235" w:line="249" w:lineRule="auto"/>
      <w:ind w:left="25" w:right="22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2A46F3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color w:val="auto"/>
      <w:kern w:val="0"/>
      <w:szCs w:val="24"/>
      <w:lang w:val="pt-PT" w:eastAsia="en-US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2A46F3"/>
    <w:rPr>
      <w:rFonts w:ascii="Arial" w:eastAsia="Arial" w:hAnsi="Arial" w:cs="Arial"/>
      <w:kern w:val="0"/>
      <w:sz w:val="24"/>
      <w:szCs w:val="24"/>
      <w:lang w:val="pt-PT" w:eastAsia="en-US"/>
      <w14:ligatures w14:val="none"/>
    </w:rPr>
  </w:style>
  <w:style w:type="character" w:customStyle="1" w:styleId="notion-enable-hover">
    <w:name w:val="notion-enable-hover"/>
    <w:basedOn w:val="Fontepargpadro"/>
    <w:rsid w:val="00F347B0"/>
  </w:style>
  <w:style w:type="paragraph" w:styleId="Legenda">
    <w:name w:val="caption"/>
    <w:basedOn w:val="Normal"/>
    <w:next w:val="Normal"/>
    <w:uiPriority w:val="35"/>
    <w:unhideWhenUsed/>
    <w:qFormat/>
    <w:rsid w:val="00E86E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86E6C"/>
    <w:pPr>
      <w:spacing w:after="0"/>
      <w:ind w:left="0"/>
    </w:pPr>
  </w:style>
  <w:style w:type="character" w:styleId="Hyperlink">
    <w:name w:val="Hyperlink"/>
    <w:basedOn w:val="Fontepargpadro"/>
    <w:uiPriority w:val="99"/>
    <w:unhideWhenUsed/>
    <w:rsid w:val="00E86E6C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7F17"/>
    <w:pPr>
      <w:numPr>
        <w:numId w:val="0"/>
      </w:num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41462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B786A"/>
    <w:rPr>
      <w:color w:val="954F72" w:themeColor="followedHyperlink"/>
      <w:u w:val="single"/>
    </w:rPr>
  </w:style>
  <w:style w:type="paragraph" w:customStyle="1" w:styleId="CabealhoInstituioi">
    <w:name w:val="Cabeçalho Instituiçãoi"/>
    <w:basedOn w:val="Normal"/>
    <w:rsid w:val="00A80FCF"/>
    <w:pPr>
      <w:tabs>
        <w:tab w:val="center" w:pos="4252"/>
        <w:tab w:val="right" w:pos="8504"/>
      </w:tabs>
      <w:spacing w:after="0" w:line="240" w:lineRule="auto"/>
      <w:ind w:left="0" w:right="0" w:firstLine="0"/>
      <w:jc w:val="center"/>
    </w:pPr>
    <w:rPr>
      <w:rFonts w:eastAsia="Times New Roman"/>
      <w:b/>
      <w:caps/>
      <w:color w:val="auto"/>
      <w:kern w:val="0"/>
      <w:szCs w:val="24"/>
      <w14:ligatures w14:val="none"/>
    </w:rPr>
  </w:style>
  <w:style w:type="paragraph" w:customStyle="1" w:styleId="TituloTrabalho">
    <w:name w:val="Titulo Trabalho"/>
    <w:basedOn w:val="Normal"/>
    <w:rsid w:val="00A80FCF"/>
    <w:pPr>
      <w:spacing w:before="5760" w:after="6120" w:line="240" w:lineRule="auto"/>
      <w:ind w:left="0" w:right="0" w:firstLine="0"/>
      <w:jc w:val="center"/>
    </w:pPr>
    <w:rPr>
      <w:rFonts w:eastAsia="Times New Roman"/>
      <w:b/>
      <w:caps/>
      <w:color w:val="auto"/>
      <w:kern w:val="0"/>
      <w:szCs w:val="24"/>
      <w14:ligatures w14:val="none"/>
    </w:rPr>
  </w:style>
  <w:style w:type="paragraph" w:customStyle="1" w:styleId="Titulofolhaderosto">
    <w:name w:val="Titulo folha de rosto"/>
    <w:basedOn w:val="TituloTrabalho"/>
    <w:rsid w:val="00A80FCF"/>
    <w:pPr>
      <w:spacing w:after="240"/>
    </w:pPr>
  </w:style>
  <w:style w:type="paragraph" w:customStyle="1" w:styleId="AlneaFolhadeRosto">
    <w:name w:val="Alínea Folha de Rosto"/>
    <w:basedOn w:val="Normal"/>
    <w:next w:val="Normal"/>
    <w:rsid w:val="00A80FCF"/>
    <w:pPr>
      <w:spacing w:after="0" w:line="240" w:lineRule="auto"/>
      <w:ind w:left="4536" w:right="0" w:firstLine="0"/>
    </w:pPr>
    <w:rPr>
      <w:rFonts w:eastAsia="Times New Roman"/>
      <w:color w:val="auto"/>
      <w:kern w:val="0"/>
      <w:szCs w:val="20"/>
      <w14:ligatures w14:val="none"/>
    </w:rPr>
  </w:style>
  <w:style w:type="paragraph" w:customStyle="1" w:styleId="Co-orientador">
    <w:name w:val="Co-orientador"/>
    <w:basedOn w:val="Normal"/>
    <w:rsid w:val="00A80FCF"/>
    <w:pPr>
      <w:spacing w:before="240" w:after="3720" w:line="240" w:lineRule="auto"/>
      <w:ind w:left="4536" w:right="0" w:firstLine="0"/>
      <w:jc w:val="left"/>
    </w:pPr>
    <w:rPr>
      <w:rFonts w:eastAsia="Times New Roman"/>
      <w:color w:val="auto"/>
      <w:kern w:val="0"/>
      <w:szCs w:val="24"/>
      <w14:ligatures w14:val="none"/>
    </w:rPr>
  </w:style>
  <w:style w:type="paragraph" w:styleId="Cabealho">
    <w:name w:val="header"/>
    <w:basedOn w:val="Normal"/>
    <w:link w:val="CabealhoChar"/>
    <w:uiPriority w:val="99"/>
    <w:rsid w:val="00A80FCF"/>
    <w:pPr>
      <w:tabs>
        <w:tab w:val="center" w:pos="4252"/>
        <w:tab w:val="right" w:pos="8504"/>
      </w:tabs>
      <w:spacing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kern w:val="0"/>
      <w:szCs w:val="24"/>
      <w14:ligatures w14:val="none"/>
    </w:rPr>
  </w:style>
  <w:style w:type="character" w:customStyle="1" w:styleId="CabealhoChar">
    <w:name w:val="Cabeçalho Char"/>
    <w:basedOn w:val="Fontepargpadro"/>
    <w:link w:val="Cabealho"/>
    <w:uiPriority w:val="99"/>
    <w:rsid w:val="00A80FCF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Rodap">
    <w:name w:val="footer"/>
    <w:basedOn w:val="Normal"/>
    <w:link w:val="RodapChar"/>
    <w:uiPriority w:val="99"/>
    <w:rsid w:val="00A80FCF"/>
    <w:pPr>
      <w:tabs>
        <w:tab w:val="center" w:pos="4252"/>
        <w:tab w:val="right" w:pos="8504"/>
      </w:tabs>
      <w:spacing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kern w:val="0"/>
      <w:szCs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A80FCF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Nmerodepgina">
    <w:name w:val="page number"/>
    <w:basedOn w:val="Fontepargpadro"/>
    <w:rsid w:val="00A80FCF"/>
  </w:style>
  <w:style w:type="paragraph" w:customStyle="1" w:styleId="Orientador">
    <w:name w:val="Orientador"/>
    <w:basedOn w:val="Normal"/>
    <w:rsid w:val="00965EFF"/>
    <w:pPr>
      <w:spacing w:before="240" w:after="240" w:line="240" w:lineRule="auto"/>
      <w:ind w:left="4536" w:right="0" w:firstLine="0"/>
      <w:jc w:val="left"/>
    </w:pPr>
    <w:rPr>
      <w:rFonts w:eastAsia="Times New Roman"/>
      <w:color w:val="auto"/>
      <w:kern w:val="0"/>
      <w:szCs w:val="24"/>
      <w14:ligatures w14:val="none"/>
    </w:rPr>
  </w:style>
  <w:style w:type="paragraph" w:customStyle="1" w:styleId="CabealhoFolhadeAprovao">
    <w:name w:val="Cabeçalho Folha de Aprovação"/>
    <w:basedOn w:val="Titulofolhaderosto"/>
    <w:autoRedefine/>
    <w:rsid w:val="00965EFF"/>
    <w:pPr>
      <w:spacing w:before="2400"/>
    </w:pPr>
  </w:style>
  <w:style w:type="paragraph" w:customStyle="1" w:styleId="ProfAprovao">
    <w:name w:val="Prof. Aprovação"/>
    <w:basedOn w:val="Normal"/>
    <w:rsid w:val="00965EFF"/>
    <w:pPr>
      <w:spacing w:after="0" w:line="240" w:lineRule="auto"/>
      <w:ind w:left="4536" w:right="0" w:firstLine="0"/>
      <w:jc w:val="left"/>
    </w:pPr>
    <w:rPr>
      <w:rFonts w:eastAsia="Times New Roman"/>
      <w:color w:val="auto"/>
      <w:kern w:val="0"/>
      <w:szCs w:val="24"/>
      <w14:ligatures w14:val="none"/>
    </w:rPr>
  </w:style>
  <w:style w:type="paragraph" w:customStyle="1" w:styleId="Linha">
    <w:name w:val="Linha"/>
    <w:basedOn w:val="ProfAprovao"/>
    <w:semiHidden/>
    <w:rsid w:val="00965EFF"/>
    <w:pPr>
      <w:spacing w:before="720"/>
    </w:pPr>
  </w:style>
  <w:style w:type="paragraph" w:customStyle="1" w:styleId="DataFolhadeAprovao">
    <w:name w:val="Data Folha de Aprovação"/>
    <w:basedOn w:val="Normal"/>
    <w:next w:val="Normal"/>
    <w:rsid w:val="00965EFF"/>
    <w:pPr>
      <w:spacing w:before="960" w:after="0" w:line="240" w:lineRule="auto"/>
      <w:ind w:left="0" w:right="0" w:firstLine="0"/>
      <w:jc w:val="right"/>
    </w:pPr>
    <w:rPr>
      <w:rFonts w:eastAsia="Times New Roman" w:cs="Times New Roman"/>
      <w:b/>
      <w:color w:val="auto"/>
      <w:kern w:val="0"/>
      <w:szCs w:val="24"/>
      <w14:ligatures w14:val="none"/>
    </w:rPr>
  </w:style>
  <w:style w:type="paragraph" w:customStyle="1" w:styleId="Agradecimento">
    <w:name w:val="Agradecimento"/>
    <w:basedOn w:val="CabealhoInstituioi"/>
    <w:rsid w:val="00965EFF"/>
    <w:pPr>
      <w:spacing w:before="480" w:after="480" w:line="360" w:lineRule="auto"/>
    </w:pPr>
  </w:style>
  <w:style w:type="paragraph" w:styleId="PargrafodaLista">
    <w:name w:val="List Paragraph"/>
    <w:basedOn w:val="Normal"/>
    <w:uiPriority w:val="34"/>
    <w:qFormat/>
    <w:rsid w:val="006C615B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31449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31449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14492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449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14492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159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59B7"/>
    <w:rPr>
      <w:rFonts w:ascii="Segoe UI" w:eastAsia="Arial" w:hAnsi="Segoe UI" w:cs="Segoe UI"/>
      <w:color w:val="000000"/>
      <w:sz w:val="18"/>
      <w:szCs w:val="18"/>
    </w:rPr>
  </w:style>
  <w:style w:type="paragraph" w:styleId="Reviso">
    <w:name w:val="Revision"/>
    <w:hidden/>
    <w:uiPriority w:val="99"/>
    <w:semiHidden/>
    <w:rsid w:val="00021106"/>
    <w:pPr>
      <w:spacing w:after="0" w:line="240" w:lineRule="auto"/>
    </w:pPr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2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68765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4328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1380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0243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333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5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26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44771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6850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633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132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287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93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68422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62337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1359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902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051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61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29722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28303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3021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798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5708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1087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microsoft.com/office/2016/09/relationships/commentsIds" Target="commentsIds.xml"/><Relationship Id="rId21" Type="http://schemas.openxmlformats.org/officeDocument/2006/relationships/image" Target="media/image1.jpg"/><Relationship Id="rId42" Type="http://schemas.openxmlformats.org/officeDocument/2006/relationships/hyperlink" Target="https://www.makerguides.com/ethernet-network-shield-5100-arduino-uno/" TargetMode="External"/><Relationship Id="rId47" Type="http://schemas.openxmlformats.org/officeDocument/2006/relationships/hyperlink" Target="https://linuxhint.com/use-multiple-i2c-devices-arduino/" TargetMode="External"/><Relationship Id="rId63" Type="http://schemas.openxmlformats.org/officeDocument/2006/relationships/hyperlink" Target="https://www.hostinger.com.br/tutoriais/o-que-e-javascript" TargetMode="External"/><Relationship Id="rId68" Type="http://schemas.openxmlformats.org/officeDocument/2006/relationships/footer" Target="footer8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5.png"/><Relationship Id="rId11" Type="http://schemas.openxmlformats.org/officeDocument/2006/relationships/footer" Target="footer1.xml"/><Relationship Id="rId24" Type="http://schemas.openxmlformats.org/officeDocument/2006/relationships/comments" Target="comments.xml"/><Relationship Id="rId32" Type="http://schemas.openxmlformats.org/officeDocument/2006/relationships/image" Target="media/image8.jpeg"/><Relationship Id="rId37" Type="http://schemas.openxmlformats.org/officeDocument/2006/relationships/image" Target="media/image13.jpeg"/><Relationship Id="rId40" Type="http://schemas.openxmlformats.org/officeDocument/2006/relationships/hyperlink" Target="https://flaviobabos.com.br/melhores-projetos-com-arduino/" TargetMode="External"/><Relationship Id="rId45" Type="http://schemas.openxmlformats.org/officeDocument/2006/relationships/hyperlink" Target="https://hackaday.io/project/189708-esp32-e-paper-weather-display" TargetMode="External"/><Relationship Id="rId53" Type="http://schemas.openxmlformats.org/officeDocument/2006/relationships/hyperlink" Target="https://labdegaragem.com/profiles/blogs/dispositivo-que-faz-a-previs-o-do-tempo" TargetMode="External"/><Relationship Id="rId58" Type="http://schemas.openxmlformats.org/officeDocument/2006/relationships/hyperlink" Target="https://kinsta.com/pt/base-de-conhecimento/o-que-e-mysql/" TargetMode="External"/><Relationship Id="rId66" Type="http://schemas.openxmlformats.org/officeDocument/2006/relationships/header" Target="header9.xml"/><Relationship Id="rId5" Type="http://schemas.openxmlformats.org/officeDocument/2006/relationships/webSettings" Target="webSettings.xml"/><Relationship Id="rId61" Type="http://schemas.openxmlformats.org/officeDocument/2006/relationships/hyperlink" Target="https://www.robocore.net/tutoriais/como-utilizar-uma-protoboard" TargetMode="External"/><Relationship Id="rId19" Type="http://schemas.openxmlformats.org/officeDocument/2006/relationships/header" Target="header7.xml"/><Relationship Id="rId14" Type="http://schemas.openxmlformats.org/officeDocument/2006/relationships/footer" Target="footer3.xml"/><Relationship Id="rId22" Type="http://schemas.openxmlformats.org/officeDocument/2006/relationships/image" Target="media/image2.jpg"/><Relationship Id="rId27" Type="http://schemas.microsoft.com/office/2018/08/relationships/commentsExtensible" Target="commentsExtensible.xm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hyperlink" Target="https://www.easytronics.com.br/barometro-bme280" TargetMode="External"/><Relationship Id="rId48" Type="http://schemas.openxmlformats.org/officeDocument/2006/relationships/hyperlink" Target="https://how2electronics.com/measure-wind-speed-using-anemometer-arduino/" TargetMode="External"/><Relationship Id="rId56" Type="http://schemas.openxmlformats.org/officeDocument/2006/relationships/hyperlink" Target="https://iotprojectsideas.com/wind-speed-meter-using-anemometer-arduino/" TargetMode="External"/><Relationship Id="rId64" Type="http://schemas.openxmlformats.org/officeDocument/2006/relationships/hyperlink" Target="https://www.treinaweb.com.br/blog/o-que-e-e-como-comecar-com-c-sharp" TargetMode="External"/><Relationship Id="rId69" Type="http://schemas.openxmlformats.org/officeDocument/2006/relationships/header" Target="header10.xml"/><Relationship Id="rId8" Type="http://schemas.openxmlformats.org/officeDocument/2006/relationships/header" Target="header1.xml"/><Relationship Id="rId51" Type="http://schemas.openxmlformats.org/officeDocument/2006/relationships/hyperlink" Target="https://pucpredu-my.sharepoint.com/personal/gabriel_bassoi_tecpuc_com_br/Documents/Projeto%20final/Design" TargetMode="External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microsoft.com/office/2011/relationships/commentsExtended" Target="commentsExtended.xml"/><Relationship Id="rId33" Type="http://schemas.openxmlformats.org/officeDocument/2006/relationships/image" Target="media/image9.png"/><Relationship Id="rId38" Type="http://schemas.openxmlformats.org/officeDocument/2006/relationships/image" Target="media/image14.jpeg"/><Relationship Id="rId46" Type="http://schemas.openxmlformats.org/officeDocument/2006/relationships/hyperlink" Target="https://hackaday.io/project/184604-tshwatch-watch-based-on-esp32" TargetMode="External"/><Relationship Id="rId59" Type="http://schemas.openxmlformats.org/officeDocument/2006/relationships/hyperlink" Target="https://kenzie.com.br/blog/programacao-para-arduino/" TargetMode="External"/><Relationship Id="rId67" Type="http://schemas.openxmlformats.org/officeDocument/2006/relationships/footer" Target="footer7.xml"/><Relationship Id="rId20" Type="http://schemas.openxmlformats.org/officeDocument/2006/relationships/footer" Target="footer6.xml"/><Relationship Id="rId41" Type="http://schemas.openxmlformats.org/officeDocument/2006/relationships/hyperlink" Target="https://flaviobabos.com.br/estacao-meteorologica-arduino/" TargetMode="External"/><Relationship Id="rId54" Type="http://schemas.openxmlformats.org/officeDocument/2006/relationships/hyperlink" Target="https://pt.theastrologypage.com/printed-circuit-board" TargetMode="External"/><Relationship Id="rId62" Type="http://schemas.openxmlformats.org/officeDocument/2006/relationships/hyperlink" Target="https://victorvision.com.br/blog/arduino-ide/" TargetMode="External"/><Relationship Id="rId70" Type="http://schemas.openxmlformats.org/officeDocument/2006/relationships/footer" Target="foot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3.jpeg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49" Type="http://schemas.openxmlformats.org/officeDocument/2006/relationships/hyperlink" Target="https://hackaday.io/project/13364-wifi-logger" TargetMode="External"/><Relationship Id="rId57" Type="http://schemas.openxmlformats.org/officeDocument/2006/relationships/hyperlink" Target="https://www.marinostore.com/componentes/resistores/resistor-10k-14w" TargetMode="External"/><Relationship Id="rId10" Type="http://schemas.openxmlformats.org/officeDocument/2006/relationships/header" Target="header3.xml"/><Relationship Id="rId31" Type="http://schemas.openxmlformats.org/officeDocument/2006/relationships/image" Target="media/image7.png"/><Relationship Id="rId44" Type="http://schemas.openxmlformats.org/officeDocument/2006/relationships/hyperlink" Target="https://blog.eletrogate.com/previsao-do-tempo-com-arduino-mega-e-display-lcd/" TargetMode="External"/><Relationship Id="rId52" Type="http://schemas.openxmlformats.org/officeDocument/2006/relationships/hyperlink" Target="https://www.easytronics.com.br/gyml8511-sensor-ultra-violeta" TargetMode="External"/><Relationship Id="rId60" Type="http://schemas.openxmlformats.org/officeDocument/2006/relationships/hyperlink" Target="https://www.suasaulasparticulares.com.br/blog/que-e-que-serve-programacao" TargetMode="External"/><Relationship Id="rId65" Type="http://schemas.openxmlformats.org/officeDocument/2006/relationships/header" Target="header8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oter" Target="footer5.xml"/><Relationship Id="rId39" Type="http://schemas.openxmlformats.org/officeDocument/2006/relationships/image" Target="media/image15.png"/><Relationship Id="rId34" Type="http://schemas.openxmlformats.org/officeDocument/2006/relationships/image" Target="media/image10.jpeg"/><Relationship Id="rId50" Type="http://schemas.openxmlformats.org/officeDocument/2006/relationships/hyperlink" Target="https://produto.mercadolivre.com.br/MLB-3862622974-pluvimetro-automatico-pl3-cabrigo-externo-parduino-etc-_JM" TargetMode="External"/><Relationship Id="rId55" Type="http://schemas.openxmlformats.org/officeDocument/2006/relationships/hyperlink" Target="https://pt.aliexpress.com/item/1005002799949064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16B12-8EC3-41BF-9850-4843270C8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12914</Words>
  <Characters>69736</Characters>
  <Application>Microsoft Office Word</Application>
  <DocSecurity>0</DocSecurity>
  <Lines>581</Lines>
  <Paragraphs>164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82486</CharactersWithSpaces>
  <SharedDoc>false</SharedDoc>
  <HLinks>
    <vt:vector size="582" baseType="variant">
      <vt:variant>
        <vt:i4>851977</vt:i4>
      </vt:variant>
      <vt:variant>
        <vt:i4>540</vt:i4>
      </vt:variant>
      <vt:variant>
        <vt:i4>0</vt:i4>
      </vt:variant>
      <vt:variant>
        <vt:i4>5</vt:i4>
      </vt:variant>
      <vt:variant>
        <vt:lpwstr>https://www.treinaweb.com.br/blog/o-que-e-e-como-comecar-com-c-sharp</vt:lpwstr>
      </vt:variant>
      <vt:variant>
        <vt:lpwstr/>
      </vt:variant>
      <vt:variant>
        <vt:i4>5636099</vt:i4>
      </vt:variant>
      <vt:variant>
        <vt:i4>537</vt:i4>
      </vt:variant>
      <vt:variant>
        <vt:i4>0</vt:i4>
      </vt:variant>
      <vt:variant>
        <vt:i4>5</vt:i4>
      </vt:variant>
      <vt:variant>
        <vt:lpwstr>https://www.hostinger.com.br/tutoriais/o-que-e-javascript</vt:lpwstr>
      </vt:variant>
      <vt:variant>
        <vt:lpwstr/>
      </vt:variant>
      <vt:variant>
        <vt:i4>4194370</vt:i4>
      </vt:variant>
      <vt:variant>
        <vt:i4>534</vt:i4>
      </vt:variant>
      <vt:variant>
        <vt:i4>0</vt:i4>
      </vt:variant>
      <vt:variant>
        <vt:i4>5</vt:i4>
      </vt:variant>
      <vt:variant>
        <vt:lpwstr>https://victorvision.com.br/blog/arduino-ide/</vt:lpwstr>
      </vt:variant>
      <vt:variant>
        <vt:lpwstr>:~:text=O%20que%20%C3%A9%20Arduino%20IDE,significa%20Ambiente%20de%20Desenvolvimento%20Integrado</vt:lpwstr>
      </vt:variant>
      <vt:variant>
        <vt:i4>7471212</vt:i4>
      </vt:variant>
      <vt:variant>
        <vt:i4>531</vt:i4>
      </vt:variant>
      <vt:variant>
        <vt:i4>0</vt:i4>
      </vt:variant>
      <vt:variant>
        <vt:i4>5</vt:i4>
      </vt:variant>
      <vt:variant>
        <vt:lpwstr>https://www.robocore.net/tutoriais/como-utilizar-uma-protoboard</vt:lpwstr>
      </vt:variant>
      <vt:variant>
        <vt:lpwstr/>
      </vt:variant>
      <vt:variant>
        <vt:i4>1835022</vt:i4>
      </vt:variant>
      <vt:variant>
        <vt:i4>528</vt:i4>
      </vt:variant>
      <vt:variant>
        <vt:i4>0</vt:i4>
      </vt:variant>
      <vt:variant>
        <vt:i4>5</vt:i4>
      </vt:variant>
      <vt:variant>
        <vt:lpwstr>https://www.suasaulasparticulares.com.br/blog/que-e-que-serve-programacao</vt:lpwstr>
      </vt:variant>
      <vt:variant>
        <vt:lpwstr>:~:text=C%2B%2B%20%C3%A9%20uma%20linguagem%20de,pr%C3%B3pria%20e%20seu%20pr%C3%B3prio%20nome</vt:lpwstr>
      </vt:variant>
      <vt:variant>
        <vt:i4>4587593</vt:i4>
      </vt:variant>
      <vt:variant>
        <vt:i4>525</vt:i4>
      </vt:variant>
      <vt:variant>
        <vt:i4>0</vt:i4>
      </vt:variant>
      <vt:variant>
        <vt:i4>5</vt:i4>
      </vt:variant>
      <vt:variant>
        <vt:lpwstr>https://kenzie.com.br/blog/programacao-para-arduino/</vt:lpwstr>
      </vt:variant>
      <vt:variant>
        <vt:lpwstr/>
      </vt:variant>
      <vt:variant>
        <vt:i4>2752608</vt:i4>
      </vt:variant>
      <vt:variant>
        <vt:i4>522</vt:i4>
      </vt:variant>
      <vt:variant>
        <vt:i4>0</vt:i4>
      </vt:variant>
      <vt:variant>
        <vt:i4>5</vt:i4>
      </vt:variant>
      <vt:variant>
        <vt:lpwstr>https://kinsta.com/pt/base-de-conhecimento/o-que-e-mysql/</vt:lpwstr>
      </vt:variant>
      <vt:variant>
        <vt:lpwstr>:~:text=que%20%C3%A9%20MySQL%3F-,MySQL%20%C3%A9%20um%20sistema%20open%2Dsource%20de%20gerenciamento%20de%20base,da%C3%AD%20o%20seu%20nome%20relacional</vt:lpwstr>
      </vt:variant>
      <vt:variant>
        <vt:i4>7471219</vt:i4>
      </vt:variant>
      <vt:variant>
        <vt:i4>519</vt:i4>
      </vt:variant>
      <vt:variant>
        <vt:i4>0</vt:i4>
      </vt:variant>
      <vt:variant>
        <vt:i4>5</vt:i4>
      </vt:variant>
      <vt:variant>
        <vt:lpwstr>https://www.marinostore.com/componentes/resistores/resistor-10k-14w</vt:lpwstr>
      </vt:variant>
      <vt:variant>
        <vt:lpwstr/>
      </vt:variant>
      <vt:variant>
        <vt:i4>8061054</vt:i4>
      </vt:variant>
      <vt:variant>
        <vt:i4>516</vt:i4>
      </vt:variant>
      <vt:variant>
        <vt:i4>0</vt:i4>
      </vt:variant>
      <vt:variant>
        <vt:i4>5</vt:i4>
      </vt:variant>
      <vt:variant>
        <vt:lpwstr>https://iotprojectsideas.com/wind-speed-meter-using-anemometer-arduino/</vt:lpwstr>
      </vt:variant>
      <vt:variant>
        <vt:lpwstr/>
      </vt:variant>
      <vt:variant>
        <vt:i4>5832786</vt:i4>
      </vt:variant>
      <vt:variant>
        <vt:i4>513</vt:i4>
      </vt:variant>
      <vt:variant>
        <vt:i4>0</vt:i4>
      </vt:variant>
      <vt:variant>
        <vt:i4>5</vt:i4>
      </vt:variant>
      <vt:variant>
        <vt:lpwstr>https://pt.aliexpress.com/item/1005002799949064.html</vt:lpwstr>
      </vt:variant>
      <vt:variant>
        <vt:lpwstr/>
      </vt:variant>
      <vt:variant>
        <vt:i4>10</vt:i4>
      </vt:variant>
      <vt:variant>
        <vt:i4>510</vt:i4>
      </vt:variant>
      <vt:variant>
        <vt:i4>0</vt:i4>
      </vt:variant>
      <vt:variant>
        <vt:i4>5</vt:i4>
      </vt:variant>
      <vt:variant>
        <vt:lpwstr>https://pt.theastrologypage.com/printed-circuit-board</vt:lpwstr>
      </vt:variant>
      <vt:variant>
        <vt:lpwstr/>
      </vt:variant>
      <vt:variant>
        <vt:i4>2424865</vt:i4>
      </vt:variant>
      <vt:variant>
        <vt:i4>507</vt:i4>
      </vt:variant>
      <vt:variant>
        <vt:i4>0</vt:i4>
      </vt:variant>
      <vt:variant>
        <vt:i4>5</vt:i4>
      </vt:variant>
      <vt:variant>
        <vt:lpwstr>https://labdegaragem.com/profiles/blogs/dispositivo-que-faz-a-previs-o-do-tempo</vt:lpwstr>
      </vt:variant>
      <vt:variant>
        <vt:lpwstr/>
      </vt:variant>
      <vt:variant>
        <vt:i4>327704</vt:i4>
      </vt:variant>
      <vt:variant>
        <vt:i4>504</vt:i4>
      </vt:variant>
      <vt:variant>
        <vt:i4>0</vt:i4>
      </vt:variant>
      <vt:variant>
        <vt:i4>5</vt:i4>
      </vt:variant>
      <vt:variant>
        <vt:lpwstr>https://www.easytronics.com.br/gyml8511-sensor-ultra-violeta</vt:lpwstr>
      </vt:variant>
      <vt:variant>
        <vt:lpwstr/>
      </vt:variant>
      <vt:variant>
        <vt:i4>4587594</vt:i4>
      </vt:variant>
      <vt:variant>
        <vt:i4>501</vt:i4>
      </vt:variant>
      <vt:variant>
        <vt:i4>0</vt:i4>
      </vt:variant>
      <vt:variant>
        <vt:i4>5</vt:i4>
      </vt:variant>
      <vt:variant>
        <vt:lpwstr>https://pucpredu-my.sharepoint.com/personal/gabriel_bassoi_tecpuc_com_br/Documents/Projeto final/Design</vt:lpwstr>
      </vt:variant>
      <vt:variant>
        <vt:lpwstr/>
      </vt:variant>
      <vt:variant>
        <vt:i4>1245300</vt:i4>
      </vt:variant>
      <vt:variant>
        <vt:i4>498</vt:i4>
      </vt:variant>
      <vt:variant>
        <vt:i4>0</vt:i4>
      </vt:variant>
      <vt:variant>
        <vt:i4>5</vt:i4>
      </vt:variant>
      <vt:variant>
        <vt:lpwstr>https://produto.mercadolivre.com.br/MLB-3862622974-pluvimetro-automatico-pl3-cabrigo-externo-parduino-etc-_JM</vt:lpwstr>
      </vt:variant>
      <vt:variant>
        <vt:lpwstr/>
      </vt:variant>
      <vt:variant>
        <vt:i4>5373958</vt:i4>
      </vt:variant>
      <vt:variant>
        <vt:i4>495</vt:i4>
      </vt:variant>
      <vt:variant>
        <vt:i4>0</vt:i4>
      </vt:variant>
      <vt:variant>
        <vt:i4>5</vt:i4>
      </vt:variant>
      <vt:variant>
        <vt:lpwstr>https://hackaday.io/project/13364-wifi-logger</vt:lpwstr>
      </vt:variant>
      <vt:variant>
        <vt:lpwstr/>
      </vt:variant>
      <vt:variant>
        <vt:i4>2031643</vt:i4>
      </vt:variant>
      <vt:variant>
        <vt:i4>492</vt:i4>
      </vt:variant>
      <vt:variant>
        <vt:i4>0</vt:i4>
      </vt:variant>
      <vt:variant>
        <vt:i4>5</vt:i4>
      </vt:variant>
      <vt:variant>
        <vt:lpwstr>https://how2electronics.com/measure-wind-speed-using-anemometer-arduino/</vt:lpwstr>
      </vt:variant>
      <vt:variant>
        <vt:lpwstr/>
      </vt:variant>
      <vt:variant>
        <vt:i4>1835095</vt:i4>
      </vt:variant>
      <vt:variant>
        <vt:i4>489</vt:i4>
      </vt:variant>
      <vt:variant>
        <vt:i4>0</vt:i4>
      </vt:variant>
      <vt:variant>
        <vt:i4>5</vt:i4>
      </vt:variant>
      <vt:variant>
        <vt:lpwstr>https://linuxhint.com/use-multiple-i2c-devices-arduino/</vt:lpwstr>
      </vt:variant>
      <vt:variant>
        <vt:lpwstr>:~:text=Using%20I2C%20we%20can%20connect,SDA%20and%20SCL%20line%20high</vt:lpwstr>
      </vt:variant>
      <vt:variant>
        <vt:i4>5373976</vt:i4>
      </vt:variant>
      <vt:variant>
        <vt:i4>486</vt:i4>
      </vt:variant>
      <vt:variant>
        <vt:i4>0</vt:i4>
      </vt:variant>
      <vt:variant>
        <vt:i4>5</vt:i4>
      </vt:variant>
      <vt:variant>
        <vt:lpwstr>https://hackaday.io/project/184604-tshwatch-watch-based-on-esp32</vt:lpwstr>
      </vt:variant>
      <vt:variant>
        <vt:lpwstr/>
      </vt:variant>
      <vt:variant>
        <vt:i4>1900633</vt:i4>
      </vt:variant>
      <vt:variant>
        <vt:i4>483</vt:i4>
      </vt:variant>
      <vt:variant>
        <vt:i4>0</vt:i4>
      </vt:variant>
      <vt:variant>
        <vt:i4>5</vt:i4>
      </vt:variant>
      <vt:variant>
        <vt:lpwstr>https://hackaday.io/project/189708-esp32-e-paper-weather-display</vt:lpwstr>
      </vt:variant>
      <vt:variant>
        <vt:lpwstr/>
      </vt:variant>
      <vt:variant>
        <vt:i4>1114118</vt:i4>
      </vt:variant>
      <vt:variant>
        <vt:i4>480</vt:i4>
      </vt:variant>
      <vt:variant>
        <vt:i4>0</vt:i4>
      </vt:variant>
      <vt:variant>
        <vt:i4>5</vt:i4>
      </vt:variant>
      <vt:variant>
        <vt:lpwstr>https://blog.eletrogate.com/previsao-do-tempo-com-arduino-mega-e-display-lcd/</vt:lpwstr>
      </vt:variant>
      <vt:variant>
        <vt:lpwstr/>
      </vt:variant>
      <vt:variant>
        <vt:i4>7012479</vt:i4>
      </vt:variant>
      <vt:variant>
        <vt:i4>477</vt:i4>
      </vt:variant>
      <vt:variant>
        <vt:i4>0</vt:i4>
      </vt:variant>
      <vt:variant>
        <vt:i4>5</vt:i4>
      </vt:variant>
      <vt:variant>
        <vt:lpwstr>https://www.easytronics.com.br/barometro-bme280</vt:lpwstr>
      </vt:variant>
      <vt:variant>
        <vt:lpwstr/>
      </vt:variant>
      <vt:variant>
        <vt:i4>2031689</vt:i4>
      </vt:variant>
      <vt:variant>
        <vt:i4>474</vt:i4>
      </vt:variant>
      <vt:variant>
        <vt:i4>0</vt:i4>
      </vt:variant>
      <vt:variant>
        <vt:i4>5</vt:i4>
      </vt:variant>
      <vt:variant>
        <vt:lpwstr>https://www.makerguides.com/ethernet-network-shield-5100-arduino-uno/</vt:lpwstr>
      </vt:variant>
      <vt:variant>
        <vt:lpwstr/>
      </vt:variant>
      <vt:variant>
        <vt:i4>1507358</vt:i4>
      </vt:variant>
      <vt:variant>
        <vt:i4>471</vt:i4>
      </vt:variant>
      <vt:variant>
        <vt:i4>0</vt:i4>
      </vt:variant>
      <vt:variant>
        <vt:i4>5</vt:i4>
      </vt:variant>
      <vt:variant>
        <vt:lpwstr>https://flaviobabos.com.br/estacao-meteorologica-arduino/</vt:lpwstr>
      </vt:variant>
      <vt:variant>
        <vt:lpwstr/>
      </vt:variant>
      <vt:variant>
        <vt:i4>4390913</vt:i4>
      </vt:variant>
      <vt:variant>
        <vt:i4>468</vt:i4>
      </vt:variant>
      <vt:variant>
        <vt:i4>0</vt:i4>
      </vt:variant>
      <vt:variant>
        <vt:i4>5</vt:i4>
      </vt:variant>
      <vt:variant>
        <vt:lpwstr>https://flaviobabos.com.br/melhores-projetos-com-arduino/</vt:lpwstr>
      </vt:variant>
      <vt:variant>
        <vt:lpwstr/>
      </vt:variant>
      <vt:variant>
        <vt:i4>1769522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_Toc143388836</vt:lpwstr>
      </vt:variant>
      <vt:variant>
        <vt:i4>1769522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_Toc143388835</vt:lpwstr>
      </vt:variant>
      <vt:variant>
        <vt:i4>1769522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_Toc143388834</vt:lpwstr>
      </vt:variant>
      <vt:variant>
        <vt:i4>1769522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_Toc143388833</vt:lpwstr>
      </vt:variant>
      <vt:variant>
        <vt:i4>1769522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_Toc143388832</vt:lpwstr>
      </vt:variant>
      <vt:variant>
        <vt:i4>1769522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_Toc143388831</vt:lpwstr>
      </vt:variant>
      <vt:variant>
        <vt:i4>1769522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_Toc143388830</vt:lpwstr>
      </vt:variant>
      <vt:variant>
        <vt:i4>1703986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_Toc143388829</vt:lpwstr>
      </vt:variant>
      <vt:variant>
        <vt:i4>1703986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_Toc143388828</vt:lpwstr>
      </vt:variant>
      <vt:variant>
        <vt:i4>1703986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_Toc143388827</vt:lpwstr>
      </vt:variant>
      <vt:variant>
        <vt:i4>1703986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_Toc143388826</vt:lpwstr>
      </vt:variant>
      <vt:variant>
        <vt:i4>1703986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_Toc143388825</vt:lpwstr>
      </vt:variant>
      <vt:variant>
        <vt:i4>1703986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_Toc143388824</vt:lpwstr>
      </vt:variant>
      <vt:variant>
        <vt:i4>1703986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_Toc143388823</vt:lpwstr>
      </vt:variant>
      <vt:variant>
        <vt:i4>1703986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_Toc143388822</vt:lpwstr>
      </vt:variant>
      <vt:variant>
        <vt:i4>1703986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_Toc143388821</vt:lpwstr>
      </vt:variant>
      <vt:variant>
        <vt:i4>1703986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_Toc143388820</vt:lpwstr>
      </vt:variant>
      <vt:variant>
        <vt:i4>1638450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_Toc143388819</vt:lpwstr>
      </vt:variant>
      <vt:variant>
        <vt:i4>1638450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_Toc143388818</vt:lpwstr>
      </vt:variant>
      <vt:variant>
        <vt:i4>1638450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_Toc143388817</vt:lpwstr>
      </vt:variant>
      <vt:variant>
        <vt:i4>1638450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_Toc143388816</vt:lpwstr>
      </vt:variant>
      <vt:variant>
        <vt:i4>1638450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_Toc143388815</vt:lpwstr>
      </vt:variant>
      <vt:variant>
        <vt:i4>1638450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_Toc143388814</vt:lpwstr>
      </vt:variant>
      <vt:variant>
        <vt:i4>1638450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_Toc143388813</vt:lpwstr>
      </vt:variant>
      <vt:variant>
        <vt:i4>1638450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_Toc143388812</vt:lpwstr>
      </vt:variant>
      <vt:variant>
        <vt:i4>1638450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_Toc143388811</vt:lpwstr>
      </vt:variant>
      <vt:variant>
        <vt:i4>1638450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_Toc143388810</vt:lpwstr>
      </vt:variant>
      <vt:variant>
        <vt:i4>1572914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_Toc143388809</vt:lpwstr>
      </vt:variant>
      <vt:variant>
        <vt:i4>1572914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_Toc143388808</vt:lpwstr>
      </vt:variant>
      <vt:variant>
        <vt:i4>1572914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_Toc143388807</vt:lpwstr>
      </vt:variant>
      <vt:variant>
        <vt:i4>1572914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_Toc143388806</vt:lpwstr>
      </vt:variant>
      <vt:variant>
        <vt:i4>1572914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_Toc143388805</vt:lpwstr>
      </vt:variant>
      <vt:variant>
        <vt:i4>1572914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_Toc143388804</vt:lpwstr>
      </vt:variant>
      <vt:variant>
        <vt:i4>1572914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_Toc143388803</vt:lpwstr>
      </vt:variant>
      <vt:variant>
        <vt:i4>1572914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_Toc143388802</vt:lpwstr>
      </vt:variant>
      <vt:variant>
        <vt:i4>1572914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_Toc143388801</vt:lpwstr>
      </vt:variant>
      <vt:variant>
        <vt:i4>1572914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_Toc143388800</vt:lpwstr>
      </vt:variant>
      <vt:variant>
        <vt:i4>1114173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_Toc143388799</vt:lpwstr>
      </vt:variant>
      <vt:variant>
        <vt:i4>1114173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_Toc143388798</vt:lpwstr>
      </vt:variant>
      <vt:variant>
        <vt:i4>1114173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_Toc143388797</vt:lpwstr>
      </vt:variant>
      <vt:variant>
        <vt:i4>1114173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_Toc143388796</vt:lpwstr>
      </vt:variant>
      <vt:variant>
        <vt:i4>1114173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_Toc143388795</vt:lpwstr>
      </vt:variant>
      <vt:variant>
        <vt:i4>1114173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_Toc143388794</vt:lpwstr>
      </vt:variant>
      <vt:variant>
        <vt:i4>1114173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_Toc143388793</vt:lpwstr>
      </vt:variant>
      <vt:variant>
        <vt:i4>1114173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_Toc143388792</vt:lpwstr>
      </vt:variant>
      <vt:variant>
        <vt:i4>1114173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_Toc143388791</vt:lpwstr>
      </vt:variant>
      <vt:variant>
        <vt:i4>1114173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_Toc143388790</vt:lpwstr>
      </vt:variant>
      <vt:variant>
        <vt:i4>1048637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_Toc143388789</vt:lpwstr>
      </vt:variant>
      <vt:variant>
        <vt:i4>1048637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_Toc143388788</vt:lpwstr>
      </vt:variant>
      <vt:variant>
        <vt:i4>1048637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_Toc143388787</vt:lpwstr>
      </vt:variant>
      <vt:variant>
        <vt:i4>1048637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_Toc143388786</vt:lpwstr>
      </vt:variant>
      <vt:variant>
        <vt:i4>1048637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_Toc143388785</vt:lpwstr>
      </vt:variant>
      <vt:variant>
        <vt:i4>1048637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_Toc143388784</vt:lpwstr>
      </vt:variant>
      <vt:variant>
        <vt:i4>1048637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_Toc143388783</vt:lpwstr>
      </vt:variant>
      <vt:variant>
        <vt:i4>1048637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_Toc143388782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_Toc143388781</vt:lpwstr>
      </vt:variant>
      <vt:variant>
        <vt:i4>1048637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_Toc143388780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_Toc143388779</vt:lpwstr>
      </vt:variant>
      <vt:variant>
        <vt:i4>2031677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_Toc143388778</vt:lpwstr>
      </vt:variant>
      <vt:variant>
        <vt:i4>1114168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_Toc39486691</vt:lpwstr>
      </vt:variant>
      <vt:variant>
        <vt:i4>1507390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_Toc148839450</vt:lpwstr>
      </vt:variant>
      <vt:variant>
        <vt:i4>1441854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_Toc148839449</vt:lpwstr>
      </vt:variant>
      <vt:variant>
        <vt:i4>1441854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_Toc148839448</vt:lpwstr>
      </vt:variant>
      <vt:variant>
        <vt:i4>1441854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_Toc148839447</vt:lpwstr>
      </vt:variant>
      <vt:variant>
        <vt:i4>1441854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_Toc148839446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_Toc148839445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_Toc148839444</vt:lpwstr>
      </vt:variant>
      <vt:variant>
        <vt:i4>1441854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_Toc148839443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_Toc148839442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_Toc148839441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_Toc148839440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_Toc148839439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 Proença Martins</dc:creator>
  <cp:keywords/>
  <cp:lastModifiedBy>matheus silva</cp:lastModifiedBy>
  <cp:revision>5</cp:revision>
  <cp:lastPrinted>2023-08-20T04:59:00Z</cp:lastPrinted>
  <dcterms:created xsi:type="dcterms:W3CDTF">2023-10-22T07:08:00Z</dcterms:created>
  <dcterms:modified xsi:type="dcterms:W3CDTF">2024-06-15T15:17:00Z</dcterms:modified>
</cp:coreProperties>
</file>